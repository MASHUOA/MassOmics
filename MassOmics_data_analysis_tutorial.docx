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E52" w:rsidRPr="000E1994" w:rsidRDefault="00430E04" w:rsidP="00920B17">
      <w:pPr>
        <w:ind w:left="450" w:hanging="450"/>
        <w:rPr>
          <w:rFonts w:ascii="Times New Roman" w:hAnsi="Times New Roman" w:cs="Times New Roman"/>
          <w:b/>
          <w:color w:val="548DD4" w:themeColor="text2" w:themeTint="99"/>
          <w:sz w:val="36"/>
          <w:szCs w:val="36"/>
        </w:rPr>
      </w:pPr>
      <w:r w:rsidRPr="000E1994">
        <w:rPr>
          <w:rFonts w:ascii="Times New Roman" w:hAnsi="Times New Roman" w:cs="Times New Roman"/>
          <w:b/>
          <w:color w:val="548DD4" w:themeColor="text2" w:themeTint="99"/>
          <w:sz w:val="36"/>
          <w:szCs w:val="36"/>
        </w:rPr>
        <w:t xml:space="preserve">Batch </w:t>
      </w:r>
      <w:r w:rsidR="00C04C23" w:rsidRPr="000E1994">
        <w:rPr>
          <w:rFonts w:ascii="Times New Roman" w:hAnsi="Times New Roman" w:cs="Times New Roman"/>
          <w:b/>
          <w:color w:val="548DD4" w:themeColor="text2" w:themeTint="99"/>
          <w:sz w:val="36"/>
          <w:szCs w:val="36"/>
        </w:rPr>
        <w:t xml:space="preserve">processing </w:t>
      </w:r>
      <w:r w:rsidRPr="000E1994">
        <w:rPr>
          <w:rFonts w:ascii="Times New Roman" w:hAnsi="Times New Roman" w:cs="Times New Roman"/>
          <w:b/>
          <w:color w:val="548DD4" w:themeColor="text2" w:themeTint="99"/>
          <w:sz w:val="36"/>
          <w:szCs w:val="36"/>
        </w:rPr>
        <w:t xml:space="preserve">using </w:t>
      </w:r>
      <w:r w:rsidR="00C74FE5" w:rsidRPr="000E1994">
        <w:rPr>
          <w:rFonts w:ascii="Times New Roman" w:hAnsi="Times New Roman" w:cs="Times New Roman"/>
          <w:b/>
          <w:color w:val="548DD4" w:themeColor="text2" w:themeTint="99"/>
          <w:sz w:val="36"/>
          <w:szCs w:val="36"/>
        </w:rPr>
        <w:t>the</w:t>
      </w:r>
      <w:r w:rsidR="00C04C23" w:rsidRPr="000E1994">
        <w:rPr>
          <w:rFonts w:ascii="Times New Roman" w:hAnsi="Times New Roman" w:cs="Times New Roman"/>
          <w:b/>
          <w:color w:val="548DD4" w:themeColor="text2" w:themeTint="99"/>
          <w:sz w:val="36"/>
          <w:szCs w:val="36"/>
        </w:rPr>
        <w:t xml:space="preserve"> </w:t>
      </w:r>
      <w:r w:rsidRPr="000E1994">
        <w:rPr>
          <w:rFonts w:ascii="Times New Roman" w:hAnsi="Times New Roman" w:cs="Times New Roman"/>
          <w:b/>
          <w:color w:val="548DD4" w:themeColor="text2" w:themeTint="99"/>
          <w:sz w:val="36"/>
          <w:szCs w:val="36"/>
        </w:rPr>
        <w:t xml:space="preserve">NIST </w:t>
      </w:r>
      <w:r w:rsidR="00C74FE5" w:rsidRPr="000E1994">
        <w:rPr>
          <w:rFonts w:ascii="Times New Roman" w:hAnsi="Times New Roman" w:cs="Times New Roman"/>
          <w:b/>
          <w:color w:val="548DD4" w:themeColor="text2" w:themeTint="99"/>
          <w:sz w:val="36"/>
          <w:szCs w:val="36"/>
        </w:rPr>
        <w:t>Mas</w:t>
      </w:r>
      <w:r w:rsidR="00BA1907" w:rsidRPr="000E1994">
        <w:rPr>
          <w:rFonts w:ascii="Times New Roman" w:hAnsi="Times New Roman" w:cs="Times New Roman"/>
          <w:b/>
          <w:color w:val="548DD4" w:themeColor="text2" w:themeTint="99"/>
          <w:sz w:val="36"/>
          <w:szCs w:val="36"/>
        </w:rPr>
        <w:t>s</w:t>
      </w:r>
      <w:r w:rsidR="00C74FE5" w:rsidRPr="000E1994">
        <w:rPr>
          <w:rFonts w:ascii="Times New Roman" w:hAnsi="Times New Roman" w:cs="Times New Roman"/>
          <w:b/>
          <w:color w:val="548DD4" w:themeColor="text2" w:themeTint="99"/>
          <w:sz w:val="36"/>
          <w:szCs w:val="36"/>
        </w:rPr>
        <w:t xml:space="preserve"> Spectral </w:t>
      </w:r>
      <w:r w:rsidRPr="000E1994">
        <w:rPr>
          <w:rFonts w:ascii="Times New Roman" w:hAnsi="Times New Roman" w:cs="Times New Roman"/>
          <w:b/>
          <w:color w:val="548DD4" w:themeColor="text2" w:themeTint="99"/>
          <w:sz w:val="36"/>
          <w:szCs w:val="36"/>
        </w:rPr>
        <w:t>Libr</w:t>
      </w:r>
      <w:r w:rsidR="001739CD" w:rsidRPr="000E1994">
        <w:rPr>
          <w:rFonts w:ascii="Times New Roman" w:hAnsi="Times New Roman" w:cs="Times New Roman"/>
          <w:b/>
          <w:color w:val="548DD4" w:themeColor="text2" w:themeTint="99"/>
          <w:sz w:val="36"/>
          <w:szCs w:val="36"/>
        </w:rPr>
        <w:softHyphen/>
      </w:r>
      <w:r w:rsidR="001739CD" w:rsidRPr="000E1994">
        <w:rPr>
          <w:rFonts w:ascii="Times New Roman" w:hAnsi="Times New Roman" w:cs="Times New Roman"/>
          <w:b/>
          <w:color w:val="548DD4" w:themeColor="text2" w:themeTint="99"/>
          <w:sz w:val="36"/>
          <w:szCs w:val="36"/>
        </w:rPr>
        <w:softHyphen/>
      </w:r>
      <w:r w:rsidRPr="000E1994">
        <w:rPr>
          <w:rFonts w:ascii="Times New Roman" w:hAnsi="Times New Roman" w:cs="Times New Roman"/>
          <w:b/>
          <w:color w:val="548DD4" w:themeColor="text2" w:themeTint="99"/>
          <w:sz w:val="36"/>
          <w:szCs w:val="36"/>
        </w:rPr>
        <w:t>ary</w:t>
      </w:r>
    </w:p>
    <w:p w:rsidR="007E4CAF" w:rsidRDefault="00113A4C" w:rsidP="00920B17">
      <w:pPr>
        <w:spacing w:before="120" w:after="120" w:line="240" w:lineRule="auto"/>
        <w:ind w:left="450" w:hanging="450"/>
        <w:jc w:val="both"/>
      </w:pPr>
      <w:r>
        <w:t xml:space="preserve">Guangyu GUO, </w:t>
      </w:r>
      <w:r w:rsidR="005F59E4">
        <w:t>Elizabeth J. McKenzie</w:t>
      </w:r>
      <w:r w:rsidR="00B04ED5">
        <w:t xml:space="preserve">, M. Beatrix Jones, Megan Friesen, Erica Zarate, Stephanie </w:t>
      </w:r>
      <w:proofErr w:type="spellStart"/>
      <w:r w:rsidR="00B04ED5">
        <w:t>Andraos</w:t>
      </w:r>
      <w:proofErr w:type="spellEnd"/>
      <w:r w:rsidR="00B04ED5">
        <w:t>, Ting-Li Han.</w:t>
      </w:r>
    </w:p>
    <w:p w:rsidR="007E4CAF" w:rsidRPr="000E1994" w:rsidRDefault="00AA4EA0" w:rsidP="00920B17">
      <w:pPr>
        <w:ind w:left="450" w:hanging="450"/>
        <w:rPr>
          <w:rFonts w:ascii="Times New Roman" w:hAnsi="Times New Roman" w:cs="Times New Roman"/>
          <w:b/>
          <w:color w:val="548DD4" w:themeColor="text2" w:themeTint="99"/>
          <w:sz w:val="28"/>
          <w:szCs w:val="28"/>
        </w:rPr>
      </w:pPr>
      <w:r w:rsidRPr="000E1994">
        <w:rPr>
          <w:rFonts w:ascii="Times New Roman" w:hAnsi="Times New Roman" w:cs="Times New Roman"/>
          <w:b/>
          <w:color w:val="548DD4" w:themeColor="text2" w:themeTint="99"/>
          <w:sz w:val="28"/>
          <w:szCs w:val="28"/>
        </w:rPr>
        <w:t>Introduction</w:t>
      </w:r>
    </w:p>
    <w:p w:rsidR="00113A4C" w:rsidRDefault="00113A4C" w:rsidP="00CC51C4">
      <w:pPr>
        <w:pStyle w:val="ListParagraph"/>
        <w:spacing w:before="120" w:after="120" w:line="240" w:lineRule="auto"/>
        <w:ind w:left="0"/>
        <w:contextualSpacing w:val="0"/>
        <w:jc w:val="both"/>
      </w:pPr>
      <w:r w:rsidRPr="00113A4C">
        <w:t xml:space="preserve">Large-scale gas chromatography-mass spectrometry (GC-MS) based untargeted metabolomics, where hundreds or thousands of samples are analysed over a period of weeks or months, has specific challenges. These include variation in instrument performance, signal intensity loss due to column ageing, the build-up of contaminants in the ion source, and sample handling variability. In addition, the computational challenges of compound identification </w:t>
      </w:r>
      <w:proofErr w:type="gramStart"/>
      <w:r w:rsidRPr="00113A4C">
        <w:t>are intensified</w:t>
      </w:r>
      <w:proofErr w:type="gramEnd"/>
      <w:r w:rsidRPr="00113A4C">
        <w:t xml:space="preserve"> when dealing with a large number of samples. A data processing software package to address these problems is required. Our software, </w:t>
      </w:r>
      <w:proofErr w:type="spellStart"/>
      <w:r w:rsidRPr="00113A4C">
        <w:t>MassOmics</w:t>
      </w:r>
      <w:proofErr w:type="spellEnd"/>
      <w:r w:rsidRPr="00113A4C">
        <w:t xml:space="preserve">, </w:t>
      </w:r>
      <w:proofErr w:type="gramStart"/>
      <w:r w:rsidRPr="00113A4C">
        <w:t>is designed</w:t>
      </w:r>
      <w:proofErr w:type="gramEnd"/>
      <w:r w:rsidRPr="00113A4C">
        <w:t xml:space="preserve"> to bring together R packages and scripts for GC-MS data processing to rapidly integrate and annotate peaks in large-scale datasets, all within a graphical user interface. This package also provides identification of background contaminants, data scaling and transformation, various </w:t>
      </w:r>
      <w:proofErr w:type="gramStart"/>
      <w:r w:rsidRPr="00113A4C">
        <w:t>batch effect removal methods</w:t>
      </w:r>
      <w:proofErr w:type="gramEnd"/>
      <w:r w:rsidRPr="00113A4C">
        <w:t xml:space="preserve">, machine learning-powered grouping of metabolites, and metabolite importance analysis. With these functions, </w:t>
      </w:r>
      <w:proofErr w:type="spellStart"/>
      <w:r w:rsidRPr="00113A4C">
        <w:t>MassOmics</w:t>
      </w:r>
      <w:proofErr w:type="spellEnd"/>
      <w:r w:rsidRPr="00113A4C">
        <w:t xml:space="preserve"> can parse and summarize </w:t>
      </w:r>
      <w:proofErr w:type="gramStart"/>
      <w:r w:rsidRPr="00113A4C">
        <w:t>library batch search results</w:t>
      </w:r>
      <w:proofErr w:type="gramEnd"/>
      <w:r w:rsidRPr="00113A4C">
        <w:t xml:space="preserve"> from </w:t>
      </w:r>
      <w:proofErr w:type="spellStart"/>
      <w:r w:rsidRPr="00113A4C">
        <w:t>ChemStation</w:t>
      </w:r>
      <w:proofErr w:type="spellEnd"/>
      <w:r w:rsidRPr="00113A4C">
        <w:t xml:space="preserve"> and </w:t>
      </w:r>
      <w:proofErr w:type="spellStart"/>
      <w:r w:rsidRPr="00113A4C">
        <w:t>MassHunter</w:t>
      </w:r>
      <w:proofErr w:type="spellEnd"/>
      <w:r w:rsidRPr="00113A4C">
        <w:t xml:space="preserve">, and produce an </w:t>
      </w:r>
      <w:r w:rsidR="00412739" w:rsidRPr="00113A4C">
        <w:t>output, which</w:t>
      </w:r>
      <w:r w:rsidRPr="00113A4C">
        <w:t xml:space="preserve"> is compatible with various downstream statistical and metabolic pathway analysis tools. The module-based design and intermediate data transferring approach enable </w:t>
      </w:r>
      <w:proofErr w:type="spellStart"/>
      <w:r w:rsidRPr="00113A4C">
        <w:t>MassOmics</w:t>
      </w:r>
      <w:proofErr w:type="spellEnd"/>
      <w:r w:rsidRPr="00113A4C">
        <w:t xml:space="preserve"> to work with data integration platforms such as KNIME to generate an adaptive and customizable processing workflow. The </w:t>
      </w:r>
      <w:proofErr w:type="spellStart"/>
      <w:r w:rsidRPr="00113A4C">
        <w:t>MassOmics</w:t>
      </w:r>
      <w:proofErr w:type="spellEnd"/>
      <w:r w:rsidRPr="00113A4C">
        <w:t xml:space="preserve"> package </w:t>
      </w:r>
      <w:proofErr w:type="gramStart"/>
      <w:r w:rsidRPr="00113A4C">
        <w:t>is designed</w:t>
      </w:r>
      <w:proofErr w:type="gramEnd"/>
      <w:r w:rsidRPr="00113A4C">
        <w:t xml:space="preserve"> for researchers with little experience using R, and substantially improves GC-MS data extraction efficiency and accuracy, as well as reducing the time required for manual checking and re-integration.</w:t>
      </w:r>
    </w:p>
    <w:p w:rsidR="00C74FE5" w:rsidRDefault="005B377E" w:rsidP="00CC51C4">
      <w:pPr>
        <w:pStyle w:val="ListParagraph"/>
        <w:spacing w:before="120" w:after="120" w:line="240" w:lineRule="auto"/>
        <w:ind w:left="0"/>
        <w:contextualSpacing w:val="0"/>
        <w:jc w:val="both"/>
      </w:pPr>
      <w:r>
        <w:t>In 2013</w:t>
      </w:r>
      <w:r w:rsidR="00412739">
        <w:t>,</w:t>
      </w:r>
      <w:r>
        <w:t xml:space="preserve"> there was no method for extracting all peaks in a chromatogram and simultaneously identifying peaks. Elizabeth developed this method in 2013 by building a subset mass spectral library from the full NIST library using </w:t>
      </w:r>
      <w:proofErr w:type="spellStart"/>
      <w:r w:rsidR="00412739" w:rsidRPr="00113A4C">
        <w:t>ChemStation</w:t>
      </w:r>
      <w:proofErr w:type="spellEnd"/>
      <w:r w:rsidR="00412739" w:rsidRPr="00113A4C">
        <w:t xml:space="preserve"> </w:t>
      </w:r>
      <w:r>
        <w:t xml:space="preserve">so that AMDIS could be used for deconvolution and identification of large batches (&gt;100) of samples. The library subset scripts were produced by </w:t>
      </w:r>
      <w:proofErr w:type="spellStart"/>
      <w:proofErr w:type="gramStart"/>
      <w:r>
        <w:t>vicky</w:t>
      </w:r>
      <w:proofErr w:type="spellEnd"/>
      <w:proofErr w:type="gramEnd"/>
      <w:r>
        <w:t xml:space="preserve"> fan in 2014. Morgan </w:t>
      </w:r>
      <w:r w:rsidR="00412739">
        <w:t>H</w:t>
      </w:r>
      <w:r>
        <w:t>an implemented the scripts into his ‘</w:t>
      </w:r>
      <w:proofErr w:type="spellStart"/>
      <w:r w:rsidR="00412739" w:rsidRPr="00113A4C">
        <w:t>MassOmics</w:t>
      </w:r>
      <w:proofErr w:type="spellEnd"/>
      <w:r w:rsidR="00412739">
        <w:t>’</w:t>
      </w:r>
      <w:r w:rsidR="00412739" w:rsidRPr="00113A4C">
        <w:t xml:space="preserve"> </w:t>
      </w:r>
      <w:r w:rsidR="00412739">
        <w:t>R</w:t>
      </w:r>
      <w:r>
        <w:t xml:space="preserve"> package in 2015. </w:t>
      </w:r>
    </w:p>
    <w:p w:rsidR="00C74FE5" w:rsidRDefault="005B377E" w:rsidP="00CC51C4">
      <w:pPr>
        <w:pStyle w:val="ListParagraph"/>
        <w:spacing w:before="120" w:after="120" w:line="240" w:lineRule="auto"/>
        <w:ind w:left="0"/>
        <w:contextualSpacing w:val="0"/>
        <w:jc w:val="both"/>
      </w:pPr>
      <w:r>
        <w:t xml:space="preserve">In addition, data </w:t>
      </w:r>
      <w:proofErr w:type="gramStart"/>
      <w:r>
        <w:t>was not being processed</w:t>
      </w:r>
      <w:proofErr w:type="gramEnd"/>
      <w:r>
        <w:t xml:space="preserve"> to remove lab contaminants and analytical bias so </w:t>
      </w:r>
      <w:r w:rsidR="00412739">
        <w:t>E</w:t>
      </w:r>
      <w:r>
        <w:t xml:space="preserve">lizabeth began implementing a series of data quality checks based on negative controls, pooled sample quality controls and analytical standards. </w:t>
      </w:r>
    </w:p>
    <w:p w:rsidR="00EE7BF8" w:rsidRDefault="005B377E" w:rsidP="00CC51C4">
      <w:pPr>
        <w:pStyle w:val="ListParagraph"/>
        <w:spacing w:before="120" w:after="120" w:line="240" w:lineRule="auto"/>
        <w:ind w:left="0"/>
        <w:contextualSpacing w:val="0"/>
        <w:jc w:val="both"/>
      </w:pPr>
      <w:r>
        <w:t>In 2015</w:t>
      </w:r>
      <w:r w:rsidR="00412739">
        <w:t>,</w:t>
      </w:r>
      <w:r>
        <w:t xml:space="preserve"> </w:t>
      </w:r>
      <w:r w:rsidR="00412739">
        <w:t>E</w:t>
      </w:r>
      <w:r>
        <w:t xml:space="preserve">lizabeth worked with </w:t>
      </w:r>
      <w:r w:rsidR="00412739">
        <w:t>B</w:t>
      </w:r>
      <w:r>
        <w:t xml:space="preserve">eatrix jones to develop normalisation methods that </w:t>
      </w:r>
      <w:proofErr w:type="gramStart"/>
      <w:r>
        <w:t>could be implemented</w:t>
      </w:r>
      <w:proofErr w:type="gramEnd"/>
      <w:r>
        <w:t xml:space="preserve"> into the data processing pipeline for removing technical batch effects. Morgan </w:t>
      </w:r>
      <w:r w:rsidR="00412739">
        <w:t>H</w:t>
      </w:r>
      <w:r>
        <w:t xml:space="preserve">an implemented basic normalisation scripts into his </w:t>
      </w:r>
      <w:proofErr w:type="spellStart"/>
      <w:r w:rsidR="00412739" w:rsidRPr="00113A4C">
        <w:t>MassOmics</w:t>
      </w:r>
      <w:proofErr w:type="spellEnd"/>
      <w:r w:rsidR="00412739" w:rsidRPr="00113A4C">
        <w:t xml:space="preserve"> </w:t>
      </w:r>
      <w:r w:rsidR="00412739">
        <w:t>R</w:t>
      </w:r>
      <w:r>
        <w:t xml:space="preserve"> package in 2016. In 2016, </w:t>
      </w:r>
      <w:r w:rsidR="00412739">
        <w:t>E</w:t>
      </w:r>
      <w:r>
        <w:t xml:space="preserve">lizabeth worked with the centre for electronic research to set up a virtual machine with all of the software required for </w:t>
      </w:r>
      <w:r w:rsidR="00412739">
        <w:t>GC-MS</w:t>
      </w:r>
      <w:r>
        <w:t xml:space="preserve"> data processing.</w:t>
      </w:r>
    </w:p>
    <w:p w:rsidR="00C74FE5" w:rsidRDefault="005B377E" w:rsidP="00CC51C4">
      <w:pPr>
        <w:pStyle w:val="ListParagraph"/>
        <w:spacing w:before="120" w:after="120" w:line="240" w:lineRule="auto"/>
        <w:ind w:left="0"/>
        <w:contextualSpacing w:val="0"/>
        <w:jc w:val="both"/>
      </w:pPr>
      <w:proofErr w:type="spellStart"/>
      <w:r>
        <w:t>Phd</w:t>
      </w:r>
      <w:proofErr w:type="spellEnd"/>
      <w:r>
        <w:t xml:space="preserve"> student </w:t>
      </w:r>
      <w:r w:rsidR="00412739">
        <w:t>M</w:t>
      </w:r>
      <w:r>
        <w:t xml:space="preserve">egan </w:t>
      </w:r>
      <w:r w:rsidR="00412739">
        <w:t>F</w:t>
      </w:r>
      <w:r>
        <w:t xml:space="preserve">riesen produced the first draft of these instructions when </w:t>
      </w:r>
      <w:r w:rsidR="00412739">
        <w:t>E</w:t>
      </w:r>
      <w:r>
        <w:t xml:space="preserve">lizabeth first tested the method with her samples in 2013. Elizabeth revised them in 2014, </w:t>
      </w:r>
      <w:r w:rsidR="00412739">
        <w:t>E</w:t>
      </w:r>
      <w:r>
        <w:t xml:space="preserve">rica </w:t>
      </w:r>
      <w:r w:rsidR="00412739">
        <w:t>Z</w:t>
      </w:r>
      <w:r>
        <w:t xml:space="preserve">arate added some additional material in 2015, and </w:t>
      </w:r>
      <w:r w:rsidR="00412739">
        <w:t>E</w:t>
      </w:r>
      <w:r>
        <w:t xml:space="preserve">lizabeth updated and expanded them in 2016. Stephanie </w:t>
      </w:r>
      <w:proofErr w:type="spellStart"/>
      <w:r w:rsidR="00412739">
        <w:t>A</w:t>
      </w:r>
      <w:r>
        <w:t>ndraos</w:t>
      </w:r>
      <w:proofErr w:type="spellEnd"/>
      <w:r>
        <w:t xml:space="preserve"> added images and clarifications in 2017. </w:t>
      </w:r>
    </w:p>
    <w:p w:rsidR="001C3773" w:rsidRDefault="00113A4C" w:rsidP="00CC51C4">
      <w:pPr>
        <w:pStyle w:val="ListParagraph"/>
        <w:spacing w:before="120" w:after="120" w:line="240" w:lineRule="auto"/>
        <w:ind w:left="0"/>
        <w:contextualSpacing w:val="0"/>
        <w:jc w:val="both"/>
      </w:pPr>
      <w:r>
        <w:t xml:space="preserve">In 2018, George </w:t>
      </w:r>
      <w:r w:rsidR="00412739">
        <w:t xml:space="preserve">Guangyu GUO </w:t>
      </w:r>
      <w:r>
        <w:t xml:space="preserve">became the maintainer of this package. He </w:t>
      </w:r>
      <w:r w:rsidR="00412739">
        <w:t xml:space="preserve">has </w:t>
      </w:r>
      <w:r>
        <w:t>added machin</w:t>
      </w:r>
      <w:r w:rsidR="005B377E">
        <w:t xml:space="preserve">e </w:t>
      </w:r>
      <w:r>
        <w:t>learning</w:t>
      </w:r>
      <w:r w:rsidR="005B377E">
        <w:t>-</w:t>
      </w:r>
      <w:r>
        <w:t>powered</w:t>
      </w:r>
      <w:r w:rsidR="005B377E">
        <w:t xml:space="preserve"> batch effect removal functions, refined the processing pipeline and R package build.</w:t>
      </w:r>
      <w:r w:rsidR="00412739">
        <w:t xml:space="preserve"> </w:t>
      </w:r>
    </w:p>
    <w:p w:rsidR="001C3773" w:rsidRDefault="001C3773">
      <w:r>
        <w:br w:type="page"/>
      </w:r>
    </w:p>
    <w:sdt>
      <w:sdtPr>
        <w:rPr>
          <w:rFonts w:asciiTheme="minorHAnsi" w:eastAsiaTheme="minorHAnsi" w:hAnsiTheme="minorHAnsi" w:cstheme="minorBidi"/>
          <w:color w:val="auto"/>
          <w:sz w:val="22"/>
          <w:szCs w:val="22"/>
          <w:lang w:val="en-NZ"/>
        </w:rPr>
        <w:id w:val="101543509"/>
        <w:docPartObj>
          <w:docPartGallery w:val="Table of Contents"/>
          <w:docPartUnique/>
        </w:docPartObj>
      </w:sdtPr>
      <w:sdtEndPr>
        <w:rPr>
          <w:b/>
          <w:bCs/>
          <w:noProof/>
        </w:rPr>
      </w:sdtEndPr>
      <w:sdtContent>
        <w:p w:rsidR="007E4CAF" w:rsidRDefault="007E4CAF" w:rsidP="00920B17">
          <w:pPr>
            <w:pStyle w:val="TOCHeading"/>
            <w:spacing w:before="120" w:after="120" w:line="240" w:lineRule="auto"/>
            <w:ind w:left="450" w:hanging="450"/>
            <w:jc w:val="both"/>
          </w:pPr>
          <w:r>
            <w:t>Contents</w:t>
          </w:r>
        </w:p>
        <w:p w:rsidR="00346786" w:rsidRDefault="007E4CAF" w:rsidP="00920B17">
          <w:pPr>
            <w:pStyle w:val="TOC1"/>
            <w:tabs>
              <w:tab w:val="right" w:leader="dot" w:pos="9016"/>
            </w:tabs>
            <w:ind w:left="450" w:hanging="450"/>
            <w:rPr>
              <w:rFonts w:eastAsiaTheme="minorEastAsia"/>
              <w:noProof/>
              <w:lang w:eastAsia="en-NZ"/>
            </w:rPr>
          </w:pPr>
          <w:r>
            <w:fldChar w:fldCharType="begin"/>
          </w:r>
          <w:r>
            <w:instrText xml:space="preserve"> TOC \o "1-3" \h \z \u </w:instrText>
          </w:r>
          <w:r>
            <w:fldChar w:fldCharType="separate"/>
          </w:r>
          <w:hyperlink w:anchor="_Toc9497668" w:history="1">
            <w:r w:rsidR="00346786" w:rsidRPr="00B9399D">
              <w:rPr>
                <w:rStyle w:val="Hyperlink"/>
                <w:noProof/>
              </w:rPr>
              <w:t>Preprocessing</w:t>
            </w:r>
            <w:r w:rsidR="00346786">
              <w:rPr>
                <w:noProof/>
                <w:webHidden/>
              </w:rPr>
              <w:tab/>
            </w:r>
            <w:r w:rsidR="00346786">
              <w:rPr>
                <w:noProof/>
                <w:webHidden/>
              </w:rPr>
              <w:fldChar w:fldCharType="begin"/>
            </w:r>
            <w:r w:rsidR="00346786">
              <w:rPr>
                <w:noProof/>
                <w:webHidden/>
              </w:rPr>
              <w:instrText xml:space="preserve"> PAGEREF _Toc9497668 \h </w:instrText>
            </w:r>
            <w:r w:rsidR="00346786">
              <w:rPr>
                <w:noProof/>
                <w:webHidden/>
              </w:rPr>
            </w:r>
            <w:r w:rsidR="00346786">
              <w:rPr>
                <w:noProof/>
                <w:webHidden/>
              </w:rPr>
              <w:fldChar w:fldCharType="separate"/>
            </w:r>
            <w:r w:rsidR="00346786">
              <w:rPr>
                <w:noProof/>
                <w:webHidden/>
              </w:rPr>
              <w:t>3</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69" w:history="1">
            <w:r w:rsidR="00346786" w:rsidRPr="00B9399D">
              <w:rPr>
                <w:rStyle w:val="Hyperlink"/>
                <w:noProof/>
              </w:rPr>
              <w:t>Accessing the software</w:t>
            </w:r>
            <w:r w:rsidR="00346786">
              <w:rPr>
                <w:noProof/>
                <w:webHidden/>
              </w:rPr>
              <w:tab/>
            </w:r>
            <w:r w:rsidR="00346786">
              <w:rPr>
                <w:noProof/>
                <w:webHidden/>
              </w:rPr>
              <w:fldChar w:fldCharType="begin"/>
            </w:r>
            <w:r w:rsidR="00346786">
              <w:rPr>
                <w:noProof/>
                <w:webHidden/>
              </w:rPr>
              <w:instrText xml:space="preserve"> PAGEREF _Toc9497669 \h </w:instrText>
            </w:r>
            <w:r w:rsidR="00346786">
              <w:rPr>
                <w:noProof/>
                <w:webHidden/>
              </w:rPr>
            </w:r>
            <w:r w:rsidR="00346786">
              <w:rPr>
                <w:noProof/>
                <w:webHidden/>
              </w:rPr>
              <w:fldChar w:fldCharType="separate"/>
            </w:r>
            <w:r w:rsidR="00346786">
              <w:rPr>
                <w:noProof/>
                <w:webHidden/>
              </w:rPr>
              <w:t>3</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0" w:history="1">
            <w:r w:rsidR="00346786" w:rsidRPr="00B9399D">
              <w:rPr>
                <w:rStyle w:val="Hyperlink"/>
                <w:noProof/>
              </w:rPr>
              <w:t>Agilent Chemstation: create subset NIST library</w:t>
            </w:r>
            <w:r w:rsidR="00346786">
              <w:rPr>
                <w:noProof/>
                <w:webHidden/>
              </w:rPr>
              <w:tab/>
            </w:r>
            <w:r w:rsidR="00346786">
              <w:rPr>
                <w:noProof/>
                <w:webHidden/>
              </w:rPr>
              <w:fldChar w:fldCharType="begin"/>
            </w:r>
            <w:r w:rsidR="00346786">
              <w:rPr>
                <w:noProof/>
                <w:webHidden/>
              </w:rPr>
              <w:instrText xml:space="preserve"> PAGEREF _Toc9497670 \h </w:instrText>
            </w:r>
            <w:r w:rsidR="00346786">
              <w:rPr>
                <w:noProof/>
                <w:webHidden/>
              </w:rPr>
            </w:r>
            <w:r w:rsidR="00346786">
              <w:rPr>
                <w:noProof/>
                <w:webHidden/>
              </w:rPr>
              <w:fldChar w:fldCharType="separate"/>
            </w:r>
            <w:r w:rsidR="00346786">
              <w:rPr>
                <w:noProof/>
                <w:webHidden/>
              </w:rPr>
              <w:t>4</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1" w:history="1">
            <w:r w:rsidR="00346786" w:rsidRPr="00B9399D">
              <w:rPr>
                <w:rStyle w:val="Hyperlink"/>
                <w:noProof/>
              </w:rPr>
              <w:t>R console: merge the identification output to make a library</w:t>
            </w:r>
            <w:r w:rsidR="00346786">
              <w:rPr>
                <w:noProof/>
                <w:webHidden/>
              </w:rPr>
              <w:tab/>
            </w:r>
            <w:r w:rsidR="00346786">
              <w:rPr>
                <w:noProof/>
                <w:webHidden/>
              </w:rPr>
              <w:fldChar w:fldCharType="begin"/>
            </w:r>
            <w:r w:rsidR="00346786">
              <w:rPr>
                <w:noProof/>
                <w:webHidden/>
              </w:rPr>
              <w:instrText xml:space="preserve"> PAGEREF _Toc9497671 \h </w:instrText>
            </w:r>
            <w:r w:rsidR="00346786">
              <w:rPr>
                <w:noProof/>
                <w:webHidden/>
              </w:rPr>
            </w:r>
            <w:r w:rsidR="00346786">
              <w:rPr>
                <w:noProof/>
                <w:webHidden/>
              </w:rPr>
              <w:fldChar w:fldCharType="separate"/>
            </w:r>
            <w:r w:rsidR="00346786">
              <w:rPr>
                <w:noProof/>
                <w:webHidden/>
              </w:rPr>
              <w:t>6</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2" w:history="1">
            <w:r w:rsidR="00346786" w:rsidRPr="00B9399D">
              <w:rPr>
                <w:rStyle w:val="Hyperlink"/>
                <w:noProof/>
              </w:rPr>
              <w:t>Lib2 NIST converter: convert library to AMDIS compatible format</w:t>
            </w:r>
            <w:r w:rsidR="00346786">
              <w:rPr>
                <w:noProof/>
                <w:webHidden/>
              </w:rPr>
              <w:tab/>
            </w:r>
            <w:r w:rsidR="00346786">
              <w:rPr>
                <w:noProof/>
                <w:webHidden/>
              </w:rPr>
              <w:fldChar w:fldCharType="begin"/>
            </w:r>
            <w:r w:rsidR="00346786">
              <w:rPr>
                <w:noProof/>
                <w:webHidden/>
              </w:rPr>
              <w:instrText xml:space="preserve"> PAGEREF _Toc9497672 \h </w:instrText>
            </w:r>
            <w:r w:rsidR="00346786">
              <w:rPr>
                <w:noProof/>
                <w:webHidden/>
              </w:rPr>
            </w:r>
            <w:r w:rsidR="00346786">
              <w:rPr>
                <w:noProof/>
                <w:webHidden/>
              </w:rPr>
              <w:fldChar w:fldCharType="separate"/>
            </w:r>
            <w:r w:rsidR="00346786">
              <w:rPr>
                <w:noProof/>
                <w:webHidden/>
              </w:rPr>
              <w:t>7</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3" w:history="1">
            <w:r w:rsidR="00346786" w:rsidRPr="00B9399D">
              <w:rPr>
                <w:rStyle w:val="Hyperlink"/>
                <w:noProof/>
              </w:rPr>
              <w:t>AMDIS: Convert and merge libraries</w:t>
            </w:r>
            <w:r w:rsidR="00346786">
              <w:rPr>
                <w:noProof/>
                <w:webHidden/>
              </w:rPr>
              <w:tab/>
            </w:r>
            <w:r w:rsidR="00346786">
              <w:rPr>
                <w:noProof/>
                <w:webHidden/>
              </w:rPr>
              <w:fldChar w:fldCharType="begin"/>
            </w:r>
            <w:r w:rsidR="00346786">
              <w:rPr>
                <w:noProof/>
                <w:webHidden/>
              </w:rPr>
              <w:instrText xml:space="preserve"> PAGEREF _Toc9497673 \h </w:instrText>
            </w:r>
            <w:r w:rsidR="00346786">
              <w:rPr>
                <w:noProof/>
                <w:webHidden/>
              </w:rPr>
            </w:r>
            <w:r w:rsidR="00346786">
              <w:rPr>
                <w:noProof/>
                <w:webHidden/>
              </w:rPr>
              <w:fldChar w:fldCharType="separate"/>
            </w:r>
            <w:r w:rsidR="00346786">
              <w:rPr>
                <w:noProof/>
                <w:webHidden/>
              </w:rPr>
              <w:t>7</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4" w:history="1">
            <w:r w:rsidR="00346786" w:rsidRPr="00B9399D">
              <w:rPr>
                <w:rStyle w:val="Hyperlink"/>
                <w:noProof/>
              </w:rPr>
              <w:t>AMDIS: optimise deconvolution and identification settings</w:t>
            </w:r>
            <w:r w:rsidR="00346786">
              <w:rPr>
                <w:noProof/>
                <w:webHidden/>
              </w:rPr>
              <w:tab/>
            </w:r>
            <w:r w:rsidR="00346786">
              <w:rPr>
                <w:noProof/>
                <w:webHidden/>
              </w:rPr>
              <w:fldChar w:fldCharType="begin"/>
            </w:r>
            <w:r w:rsidR="00346786">
              <w:rPr>
                <w:noProof/>
                <w:webHidden/>
              </w:rPr>
              <w:instrText xml:space="preserve"> PAGEREF _Toc9497674 \h </w:instrText>
            </w:r>
            <w:r w:rsidR="00346786">
              <w:rPr>
                <w:noProof/>
                <w:webHidden/>
              </w:rPr>
            </w:r>
            <w:r w:rsidR="00346786">
              <w:rPr>
                <w:noProof/>
                <w:webHidden/>
              </w:rPr>
              <w:fldChar w:fldCharType="separate"/>
            </w:r>
            <w:r w:rsidR="00346786">
              <w:rPr>
                <w:noProof/>
                <w:webHidden/>
              </w:rPr>
              <w:t>8</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5" w:history="1">
            <w:r w:rsidR="00346786" w:rsidRPr="00B9399D">
              <w:rPr>
                <w:rStyle w:val="Hyperlink"/>
                <w:noProof/>
              </w:rPr>
              <w:t>AMDIS: deconvolute and identify</w:t>
            </w:r>
            <w:r w:rsidR="00346786">
              <w:rPr>
                <w:noProof/>
                <w:webHidden/>
              </w:rPr>
              <w:tab/>
            </w:r>
            <w:r w:rsidR="00346786">
              <w:rPr>
                <w:noProof/>
                <w:webHidden/>
              </w:rPr>
              <w:fldChar w:fldCharType="begin"/>
            </w:r>
            <w:r w:rsidR="00346786">
              <w:rPr>
                <w:noProof/>
                <w:webHidden/>
              </w:rPr>
              <w:instrText xml:space="preserve"> PAGEREF _Toc9497675 \h </w:instrText>
            </w:r>
            <w:r w:rsidR="00346786">
              <w:rPr>
                <w:noProof/>
                <w:webHidden/>
              </w:rPr>
            </w:r>
            <w:r w:rsidR="00346786">
              <w:rPr>
                <w:noProof/>
                <w:webHidden/>
              </w:rPr>
              <w:fldChar w:fldCharType="separate"/>
            </w:r>
            <w:r w:rsidR="00346786">
              <w:rPr>
                <w:noProof/>
                <w:webHidden/>
              </w:rPr>
              <w:t>9</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6" w:history="1">
            <w:r w:rsidR="00346786" w:rsidRPr="00B9399D">
              <w:rPr>
                <w:rStyle w:val="Hyperlink"/>
                <w:noProof/>
              </w:rPr>
              <w:t>R-console: Produce summary report</w:t>
            </w:r>
            <w:r w:rsidR="00346786">
              <w:rPr>
                <w:noProof/>
                <w:webHidden/>
              </w:rPr>
              <w:tab/>
            </w:r>
            <w:r w:rsidR="00346786">
              <w:rPr>
                <w:noProof/>
                <w:webHidden/>
              </w:rPr>
              <w:fldChar w:fldCharType="begin"/>
            </w:r>
            <w:r w:rsidR="00346786">
              <w:rPr>
                <w:noProof/>
                <w:webHidden/>
              </w:rPr>
              <w:instrText xml:space="preserve"> PAGEREF _Toc9497676 \h </w:instrText>
            </w:r>
            <w:r w:rsidR="00346786">
              <w:rPr>
                <w:noProof/>
                <w:webHidden/>
              </w:rPr>
            </w:r>
            <w:r w:rsidR="00346786">
              <w:rPr>
                <w:noProof/>
                <w:webHidden/>
              </w:rPr>
              <w:fldChar w:fldCharType="separate"/>
            </w:r>
            <w:r w:rsidR="00346786">
              <w:rPr>
                <w:noProof/>
                <w:webHidden/>
              </w:rPr>
              <w:t>10</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7" w:history="1">
            <w:r w:rsidR="00346786" w:rsidRPr="00B9399D">
              <w:rPr>
                <w:rStyle w:val="Hyperlink"/>
                <w:noProof/>
              </w:rPr>
              <w:t>R-console: Curation of summary report</w:t>
            </w:r>
            <w:r w:rsidR="00346786">
              <w:rPr>
                <w:noProof/>
                <w:webHidden/>
              </w:rPr>
              <w:tab/>
            </w:r>
            <w:r w:rsidR="00346786">
              <w:rPr>
                <w:noProof/>
                <w:webHidden/>
              </w:rPr>
              <w:fldChar w:fldCharType="begin"/>
            </w:r>
            <w:r w:rsidR="00346786">
              <w:rPr>
                <w:noProof/>
                <w:webHidden/>
              </w:rPr>
              <w:instrText xml:space="preserve"> PAGEREF _Toc9497677 \h </w:instrText>
            </w:r>
            <w:r w:rsidR="00346786">
              <w:rPr>
                <w:noProof/>
                <w:webHidden/>
              </w:rPr>
            </w:r>
            <w:r w:rsidR="00346786">
              <w:rPr>
                <w:noProof/>
                <w:webHidden/>
              </w:rPr>
              <w:fldChar w:fldCharType="separate"/>
            </w:r>
            <w:r w:rsidR="00346786">
              <w:rPr>
                <w:noProof/>
                <w:webHidden/>
              </w:rPr>
              <w:t>10</w:t>
            </w:r>
            <w:r w:rsidR="00346786">
              <w:rPr>
                <w:noProof/>
                <w:webHidden/>
              </w:rPr>
              <w:fldChar w:fldCharType="end"/>
            </w:r>
          </w:hyperlink>
        </w:p>
        <w:p w:rsidR="00346786" w:rsidRDefault="007B129F" w:rsidP="00920B17">
          <w:pPr>
            <w:pStyle w:val="TOC1"/>
            <w:tabs>
              <w:tab w:val="right" w:leader="dot" w:pos="9016"/>
            </w:tabs>
            <w:ind w:left="450" w:hanging="450"/>
            <w:rPr>
              <w:rFonts w:eastAsiaTheme="minorEastAsia"/>
              <w:noProof/>
              <w:lang w:eastAsia="en-NZ"/>
            </w:rPr>
          </w:pPr>
          <w:hyperlink w:anchor="_Toc9497678" w:history="1">
            <w:r w:rsidR="00346786" w:rsidRPr="00B9399D">
              <w:rPr>
                <w:rStyle w:val="Hyperlink"/>
                <w:noProof/>
              </w:rPr>
              <w:t>Batch integration</w:t>
            </w:r>
            <w:r w:rsidR="00346786">
              <w:rPr>
                <w:noProof/>
                <w:webHidden/>
              </w:rPr>
              <w:tab/>
            </w:r>
            <w:r w:rsidR="00346786">
              <w:rPr>
                <w:noProof/>
                <w:webHidden/>
              </w:rPr>
              <w:fldChar w:fldCharType="begin"/>
            </w:r>
            <w:r w:rsidR="00346786">
              <w:rPr>
                <w:noProof/>
                <w:webHidden/>
              </w:rPr>
              <w:instrText xml:space="preserve"> PAGEREF _Toc9497678 \h </w:instrText>
            </w:r>
            <w:r w:rsidR="00346786">
              <w:rPr>
                <w:noProof/>
                <w:webHidden/>
              </w:rPr>
            </w:r>
            <w:r w:rsidR="00346786">
              <w:rPr>
                <w:noProof/>
                <w:webHidden/>
              </w:rPr>
              <w:fldChar w:fldCharType="separate"/>
            </w:r>
            <w:r w:rsidR="00346786">
              <w:rPr>
                <w:noProof/>
                <w:webHidden/>
              </w:rPr>
              <w:t>11</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79" w:history="1">
            <w:r w:rsidR="00346786" w:rsidRPr="00B9399D">
              <w:rPr>
                <w:rStyle w:val="Hyperlink"/>
                <w:noProof/>
              </w:rPr>
              <w:t>R-console: Integrate peaks</w:t>
            </w:r>
            <w:r w:rsidR="00346786">
              <w:rPr>
                <w:noProof/>
                <w:webHidden/>
              </w:rPr>
              <w:tab/>
            </w:r>
            <w:r w:rsidR="00346786">
              <w:rPr>
                <w:noProof/>
                <w:webHidden/>
              </w:rPr>
              <w:fldChar w:fldCharType="begin"/>
            </w:r>
            <w:r w:rsidR="00346786">
              <w:rPr>
                <w:noProof/>
                <w:webHidden/>
              </w:rPr>
              <w:instrText xml:space="preserve"> PAGEREF _Toc9497679 \h </w:instrText>
            </w:r>
            <w:r w:rsidR="00346786">
              <w:rPr>
                <w:noProof/>
                <w:webHidden/>
              </w:rPr>
            </w:r>
            <w:r w:rsidR="00346786">
              <w:rPr>
                <w:noProof/>
                <w:webHidden/>
              </w:rPr>
              <w:fldChar w:fldCharType="separate"/>
            </w:r>
            <w:r w:rsidR="00346786">
              <w:rPr>
                <w:noProof/>
                <w:webHidden/>
              </w:rPr>
              <w:t>11</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0" w:history="1">
            <w:r w:rsidR="00346786" w:rsidRPr="00B9399D">
              <w:rPr>
                <w:rStyle w:val="Hyperlink"/>
                <w:noProof/>
              </w:rPr>
              <w:t>R-Console: Laboratory contaminant removal</w:t>
            </w:r>
            <w:r w:rsidR="00346786">
              <w:rPr>
                <w:noProof/>
                <w:webHidden/>
              </w:rPr>
              <w:tab/>
            </w:r>
            <w:r w:rsidR="00346786">
              <w:rPr>
                <w:noProof/>
                <w:webHidden/>
              </w:rPr>
              <w:fldChar w:fldCharType="begin"/>
            </w:r>
            <w:r w:rsidR="00346786">
              <w:rPr>
                <w:noProof/>
                <w:webHidden/>
              </w:rPr>
              <w:instrText xml:space="preserve"> PAGEREF _Toc9497680 \h </w:instrText>
            </w:r>
            <w:r w:rsidR="00346786">
              <w:rPr>
                <w:noProof/>
                <w:webHidden/>
              </w:rPr>
            </w:r>
            <w:r w:rsidR="00346786">
              <w:rPr>
                <w:noProof/>
                <w:webHidden/>
              </w:rPr>
              <w:fldChar w:fldCharType="separate"/>
            </w:r>
            <w:r w:rsidR="00346786">
              <w:rPr>
                <w:noProof/>
                <w:webHidden/>
              </w:rPr>
              <w:t>12</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1" w:history="1">
            <w:r w:rsidR="00346786" w:rsidRPr="00B9399D">
              <w:rPr>
                <w:rStyle w:val="Hyperlink"/>
                <w:noProof/>
              </w:rPr>
              <w:t>Excel: Manual filtering</w:t>
            </w:r>
            <w:r w:rsidR="00346786">
              <w:rPr>
                <w:noProof/>
                <w:webHidden/>
              </w:rPr>
              <w:tab/>
            </w:r>
            <w:r w:rsidR="00346786">
              <w:rPr>
                <w:noProof/>
                <w:webHidden/>
              </w:rPr>
              <w:fldChar w:fldCharType="begin"/>
            </w:r>
            <w:r w:rsidR="00346786">
              <w:rPr>
                <w:noProof/>
                <w:webHidden/>
              </w:rPr>
              <w:instrText xml:space="preserve"> PAGEREF _Toc9497681 \h </w:instrText>
            </w:r>
            <w:r w:rsidR="00346786">
              <w:rPr>
                <w:noProof/>
                <w:webHidden/>
              </w:rPr>
            </w:r>
            <w:r w:rsidR="00346786">
              <w:rPr>
                <w:noProof/>
                <w:webHidden/>
              </w:rPr>
              <w:fldChar w:fldCharType="separate"/>
            </w:r>
            <w:r w:rsidR="00346786">
              <w:rPr>
                <w:noProof/>
                <w:webHidden/>
              </w:rPr>
              <w:t>13</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2" w:history="1">
            <w:r w:rsidR="00346786" w:rsidRPr="00B9399D">
              <w:rPr>
                <w:rStyle w:val="Hyperlink"/>
                <w:noProof/>
              </w:rPr>
              <w:t>Updating the Summary Report</w:t>
            </w:r>
            <w:r w:rsidR="00346786">
              <w:rPr>
                <w:noProof/>
                <w:webHidden/>
              </w:rPr>
              <w:tab/>
            </w:r>
            <w:r w:rsidR="00346786">
              <w:rPr>
                <w:noProof/>
                <w:webHidden/>
              </w:rPr>
              <w:fldChar w:fldCharType="begin"/>
            </w:r>
            <w:r w:rsidR="00346786">
              <w:rPr>
                <w:noProof/>
                <w:webHidden/>
              </w:rPr>
              <w:instrText xml:space="preserve"> PAGEREF _Toc9497682 \h </w:instrText>
            </w:r>
            <w:r w:rsidR="00346786">
              <w:rPr>
                <w:noProof/>
                <w:webHidden/>
              </w:rPr>
            </w:r>
            <w:r w:rsidR="00346786">
              <w:rPr>
                <w:noProof/>
                <w:webHidden/>
              </w:rPr>
              <w:fldChar w:fldCharType="separate"/>
            </w:r>
            <w:r w:rsidR="00346786">
              <w:rPr>
                <w:noProof/>
                <w:webHidden/>
              </w:rPr>
              <w:t>14</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3" w:history="1">
            <w:r w:rsidR="00346786" w:rsidRPr="00B9399D">
              <w:rPr>
                <w:rStyle w:val="Hyperlink"/>
                <w:noProof/>
              </w:rPr>
              <w:t>R console: Normalisation</w:t>
            </w:r>
            <w:r w:rsidR="00346786">
              <w:rPr>
                <w:noProof/>
                <w:webHidden/>
              </w:rPr>
              <w:tab/>
            </w:r>
            <w:r w:rsidR="00346786">
              <w:rPr>
                <w:noProof/>
                <w:webHidden/>
              </w:rPr>
              <w:fldChar w:fldCharType="begin"/>
            </w:r>
            <w:r w:rsidR="00346786">
              <w:rPr>
                <w:noProof/>
                <w:webHidden/>
              </w:rPr>
              <w:instrText xml:space="preserve"> PAGEREF _Toc9497683 \h </w:instrText>
            </w:r>
            <w:r w:rsidR="00346786">
              <w:rPr>
                <w:noProof/>
                <w:webHidden/>
              </w:rPr>
            </w:r>
            <w:r w:rsidR="00346786">
              <w:rPr>
                <w:noProof/>
                <w:webHidden/>
              </w:rPr>
              <w:fldChar w:fldCharType="separate"/>
            </w:r>
            <w:r w:rsidR="00346786">
              <w:rPr>
                <w:noProof/>
                <w:webHidden/>
              </w:rPr>
              <w:t>14</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4" w:history="1">
            <w:r w:rsidR="00346786" w:rsidRPr="00B9399D">
              <w:rPr>
                <w:rStyle w:val="Hyperlink"/>
                <w:noProof/>
              </w:rPr>
              <w:t>R console: Batch correction normalisation using sample median</w:t>
            </w:r>
            <w:r w:rsidR="00346786">
              <w:rPr>
                <w:noProof/>
                <w:webHidden/>
              </w:rPr>
              <w:tab/>
            </w:r>
            <w:r w:rsidR="00346786">
              <w:rPr>
                <w:noProof/>
                <w:webHidden/>
              </w:rPr>
              <w:fldChar w:fldCharType="begin"/>
            </w:r>
            <w:r w:rsidR="00346786">
              <w:rPr>
                <w:noProof/>
                <w:webHidden/>
              </w:rPr>
              <w:instrText xml:space="preserve"> PAGEREF _Toc9497684 \h </w:instrText>
            </w:r>
            <w:r w:rsidR="00346786">
              <w:rPr>
                <w:noProof/>
                <w:webHidden/>
              </w:rPr>
            </w:r>
            <w:r w:rsidR="00346786">
              <w:rPr>
                <w:noProof/>
                <w:webHidden/>
              </w:rPr>
              <w:fldChar w:fldCharType="separate"/>
            </w:r>
            <w:r w:rsidR="00346786">
              <w:rPr>
                <w:noProof/>
                <w:webHidden/>
              </w:rPr>
              <w:t>15</w:t>
            </w:r>
            <w:r w:rsidR="00346786">
              <w:rPr>
                <w:noProof/>
                <w:webHidden/>
              </w:rPr>
              <w:fldChar w:fldCharType="end"/>
            </w:r>
          </w:hyperlink>
        </w:p>
        <w:p w:rsidR="00346786" w:rsidRDefault="007B129F" w:rsidP="00920B17">
          <w:pPr>
            <w:pStyle w:val="TOC2"/>
            <w:tabs>
              <w:tab w:val="right" w:leader="dot" w:pos="9016"/>
            </w:tabs>
            <w:ind w:left="450" w:hanging="450"/>
            <w:rPr>
              <w:rFonts w:eastAsiaTheme="minorEastAsia"/>
              <w:noProof/>
              <w:lang w:eastAsia="en-NZ"/>
            </w:rPr>
          </w:pPr>
          <w:hyperlink w:anchor="_Toc9497685" w:history="1">
            <w:r w:rsidR="00346786" w:rsidRPr="00B9399D">
              <w:rPr>
                <w:rStyle w:val="Hyperlink"/>
                <w:noProof/>
              </w:rPr>
              <w:t>Reproducibility</w:t>
            </w:r>
            <w:r w:rsidR="00346786">
              <w:rPr>
                <w:noProof/>
                <w:webHidden/>
              </w:rPr>
              <w:tab/>
            </w:r>
            <w:r w:rsidR="00346786">
              <w:rPr>
                <w:noProof/>
                <w:webHidden/>
              </w:rPr>
              <w:fldChar w:fldCharType="begin"/>
            </w:r>
            <w:r w:rsidR="00346786">
              <w:rPr>
                <w:noProof/>
                <w:webHidden/>
              </w:rPr>
              <w:instrText xml:space="preserve"> PAGEREF _Toc9497685 \h </w:instrText>
            </w:r>
            <w:r w:rsidR="00346786">
              <w:rPr>
                <w:noProof/>
                <w:webHidden/>
              </w:rPr>
            </w:r>
            <w:r w:rsidR="00346786">
              <w:rPr>
                <w:noProof/>
                <w:webHidden/>
              </w:rPr>
              <w:fldChar w:fldCharType="separate"/>
            </w:r>
            <w:r w:rsidR="00346786">
              <w:rPr>
                <w:noProof/>
                <w:webHidden/>
              </w:rPr>
              <w:t>15</w:t>
            </w:r>
            <w:r w:rsidR="00346786">
              <w:rPr>
                <w:noProof/>
                <w:webHidden/>
              </w:rPr>
              <w:fldChar w:fldCharType="end"/>
            </w:r>
          </w:hyperlink>
        </w:p>
        <w:p w:rsidR="007E4CAF" w:rsidRDefault="007E4CAF" w:rsidP="00920B17">
          <w:pPr>
            <w:spacing w:before="120" w:after="120" w:line="240" w:lineRule="auto"/>
            <w:ind w:left="450" w:hanging="450"/>
            <w:jc w:val="both"/>
          </w:pPr>
          <w:r>
            <w:rPr>
              <w:b/>
              <w:bCs/>
              <w:noProof/>
            </w:rPr>
            <w:fldChar w:fldCharType="end"/>
          </w:r>
        </w:p>
      </w:sdtContent>
    </w:sdt>
    <w:p w:rsidR="00D47BBF" w:rsidRDefault="00D47BBF" w:rsidP="00920B17">
      <w:pPr>
        <w:ind w:left="450" w:hanging="450"/>
        <w:rPr>
          <w:rFonts w:asciiTheme="majorHAnsi" w:eastAsiaTheme="majorEastAsia" w:hAnsiTheme="majorHAnsi" w:cstheme="majorBidi"/>
          <w:b/>
          <w:bCs/>
          <w:color w:val="4F81BD" w:themeColor="accent1"/>
          <w:sz w:val="26"/>
          <w:szCs w:val="26"/>
        </w:rPr>
      </w:pPr>
      <w:r>
        <w:br w:type="page"/>
      </w:r>
    </w:p>
    <w:p w:rsidR="000E1994" w:rsidRDefault="000E1994" w:rsidP="00920B17">
      <w:pPr>
        <w:pStyle w:val="Heading1"/>
        <w:ind w:left="450" w:hanging="450"/>
      </w:pPr>
      <w:bookmarkStart w:id="0" w:name="_Toc9497668"/>
      <w:proofErr w:type="spellStart"/>
      <w:r>
        <w:lastRenderedPageBreak/>
        <w:t>Preprocessing</w:t>
      </w:r>
      <w:bookmarkEnd w:id="0"/>
      <w:proofErr w:type="spellEnd"/>
    </w:p>
    <w:p w:rsidR="00420ACA" w:rsidRPr="00307D79" w:rsidRDefault="0060621F" w:rsidP="00920B17">
      <w:pPr>
        <w:ind w:left="450" w:hanging="450"/>
        <w:jc w:val="both"/>
        <w:rPr>
          <w:ins w:id="1" w:author="Elizabeth McKenzie" w:date="2019-05-01T10:21:00Z"/>
          <w:color w:val="17365D" w:themeColor="text2" w:themeShade="BF"/>
        </w:rPr>
      </w:pPr>
      <w:r w:rsidRPr="00307D79">
        <w:rPr>
          <w:color w:val="17365D" w:themeColor="text2" w:themeShade="BF"/>
        </w:rPr>
        <w:t>This section</w:t>
      </w:r>
      <w:r w:rsidR="00420ACA" w:rsidRPr="00307D79">
        <w:rPr>
          <w:color w:val="17365D" w:themeColor="text2" w:themeShade="BF"/>
        </w:rPr>
        <w:t xml:space="preserve"> involves </w:t>
      </w:r>
      <w:r w:rsidRPr="00307D79">
        <w:rPr>
          <w:color w:val="17365D" w:themeColor="text2" w:themeShade="BF"/>
        </w:rPr>
        <w:t>e</w:t>
      </w:r>
      <w:r w:rsidR="00420ACA" w:rsidRPr="00307D79">
        <w:rPr>
          <w:color w:val="17365D" w:themeColor="text2" w:themeShade="BF"/>
        </w:rPr>
        <w:t xml:space="preserve">xtracting and pre-processing the data to produce a </w:t>
      </w:r>
      <w:r w:rsidR="000E1994" w:rsidRPr="00307D79">
        <w:rPr>
          <w:color w:val="17365D" w:themeColor="text2" w:themeShade="BF"/>
        </w:rPr>
        <w:t xml:space="preserve">data template of </w:t>
      </w:r>
      <w:r w:rsidRPr="00307D79">
        <w:rPr>
          <w:color w:val="17365D" w:themeColor="text2" w:themeShade="BF"/>
        </w:rPr>
        <w:t xml:space="preserve">retention time bins and compound identifications </w:t>
      </w:r>
      <w:r w:rsidR="00420ACA" w:rsidRPr="00307D79">
        <w:rPr>
          <w:color w:val="17365D" w:themeColor="text2" w:themeShade="BF"/>
        </w:rPr>
        <w:t xml:space="preserve">for </w:t>
      </w:r>
      <w:r w:rsidR="000E1994" w:rsidRPr="00307D79">
        <w:rPr>
          <w:color w:val="17365D" w:themeColor="text2" w:themeShade="BF"/>
        </w:rPr>
        <w:t xml:space="preserve">batch </w:t>
      </w:r>
      <w:r w:rsidR="00420ACA" w:rsidRPr="00307D79">
        <w:rPr>
          <w:color w:val="17365D" w:themeColor="text2" w:themeShade="BF"/>
        </w:rPr>
        <w:t>integration</w:t>
      </w:r>
      <w:r w:rsidRPr="00307D79">
        <w:rPr>
          <w:color w:val="17365D" w:themeColor="text2" w:themeShade="BF"/>
        </w:rPr>
        <w:t xml:space="preserve">. As part of this process, a subset </w:t>
      </w:r>
      <w:proofErr w:type="gramStart"/>
      <w:r w:rsidR="00420ACA" w:rsidRPr="00307D79">
        <w:rPr>
          <w:color w:val="17365D" w:themeColor="text2" w:themeShade="BF"/>
        </w:rPr>
        <w:t>mass</w:t>
      </w:r>
      <w:proofErr w:type="gramEnd"/>
      <w:r w:rsidR="00420ACA" w:rsidRPr="00307D79">
        <w:rPr>
          <w:color w:val="17365D" w:themeColor="text2" w:themeShade="BF"/>
        </w:rPr>
        <w:t xml:space="preserve"> spectral library </w:t>
      </w:r>
      <w:r w:rsidRPr="00307D79">
        <w:rPr>
          <w:color w:val="17365D" w:themeColor="text2" w:themeShade="BF"/>
        </w:rPr>
        <w:t>will be constructed from the NIST</w:t>
      </w:r>
      <w:r w:rsidR="007F2BFD" w:rsidRPr="00307D79">
        <w:rPr>
          <w:color w:val="17365D" w:themeColor="text2" w:themeShade="BF"/>
        </w:rPr>
        <w:t>/Wiley</w:t>
      </w:r>
      <w:r w:rsidRPr="00307D79">
        <w:rPr>
          <w:color w:val="17365D" w:themeColor="text2" w:themeShade="BF"/>
        </w:rPr>
        <w:t xml:space="preserve"> library. The purpose of the subset library is to enable the AMDIS software</w:t>
      </w:r>
      <w:r w:rsidR="007F2BFD" w:rsidRPr="00307D79">
        <w:rPr>
          <w:color w:val="17365D" w:themeColor="text2" w:themeShade="BF"/>
        </w:rPr>
        <w:t>, which has a limitation on library size,</w:t>
      </w:r>
      <w:r w:rsidRPr="00307D79">
        <w:rPr>
          <w:color w:val="17365D" w:themeColor="text2" w:themeShade="BF"/>
        </w:rPr>
        <w:t xml:space="preserve"> to </w:t>
      </w:r>
      <w:proofErr w:type="spellStart"/>
      <w:r w:rsidRPr="00307D79">
        <w:rPr>
          <w:color w:val="17365D" w:themeColor="text2" w:themeShade="BF"/>
        </w:rPr>
        <w:t>deconvolute</w:t>
      </w:r>
      <w:proofErr w:type="spellEnd"/>
      <w:r w:rsidRPr="00307D79">
        <w:rPr>
          <w:color w:val="17365D" w:themeColor="text2" w:themeShade="BF"/>
        </w:rPr>
        <w:t xml:space="preserve"> and identify features.</w:t>
      </w:r>
      <w:r w:rsidR="007F2BFD" w:rsidRPr="00307D79">
        <w:rPr>
          <w:color w:val="17365D" w:themeColor="text2" w:themeShade="BF"/>
        </w:rPr>
        <w:t xml:space="preserve"> </w:t>
      </w:r>
    </w:p>
    <w:p w:rsidR="0027414C" w:rsidRPr="004A2977" w:rsidRDefault="0027414C" w:rsidP="00920B17">
      <w:pPr>
        <w:pStyle w:val="Heading2"/>
        <w:ind w:left="450" w:hanging="450"/>
      </w:pPr>
      <w:bookmarkStart w:id="2" w:name="_Toc9497669"/>
      <w:r w:rsidRPr="004A2977">
        <w:t>Accessing the software</w:t>
      </w:r>
      <w:bookmarkEnd w:id="2"/>
    </w:p>
    <w:p w:rsidR="0027414C" w:rsidRPr="0027414C" w:rsidRDefault="0027414C" w:rsidP="00920B17">
      <w:pPr>
        <w:pStyle w:val="ListParagraph"/>
        <w:spacing w:before="120" w:after="120" w:line="240" w:lineRule="auto"/>
        <w:ind w:left="450" w:hanging="450"/>
        <w:contextualSpacing w:val="0"/>
        <w:jc w:val="both"/>
      </w:pPr>
      <w:r w:rsidRPr="0027414C">
        <w:t xml:space="preserve">To access the </w:t>
      </w:r>
      <w:proofErr w:type="spellStart"/>
      <w:r w:rsidRPr="0027414C">
        <w:t>ChemStation</w:t>
      </w:r>
      <w:proofErr w:type="spellEnd"/>
      <w:r w:rsidRPr="0027414C">
        <w:t xml:space="preserve"> a</w:t>
      </w:r>
      <w:r w:rsidR="00611BA9">
        <w:t>n</w:t>
      </w:r>
      <w:r w:rsidRPr="0027414C">
        <w:t xml:space="preserve">d AMDIS software from a remote computer: </w:t>
      </w:r>
    </w:p>
    <w:p w:rsidR="0027414C" w:rsidRPr="0027414C" w:rsidRDefault="0027414C" w:rsidP="00920B17">
      <w:pPr>
        <w:pStyle w:val="ListParagraph"/>
        <w:numPr>
          <w:ilvl w:val="0"/>
          <w:numId w:val="18"/>
        </w:numPr>
        <w:spacing w:before="120" w:after="120" w:line="240" w:lineRule="auto"/>
        <w:ind w:left="450" w:hanging="450"/>
        <w:contextualSpacing w:val="0"/>
        <w:jc w:val="both"/>
      </w:pPr>
      <w:r w:rsidRPr="0027414C">
        <w:t>Click the Start button</w:t>
      </w:r>
    </w:p>
    <w:p w:rsidR="0027414C" w:rsidRPr="0027414C" w:rsidRDefault="0027414C" w:rsidP="00920B17">
      <w:pPr>
        <w:pStyle w:val="ListParagraph"/>
        <w:numPr>
          <w:ilvl w:val="0"/>
          <w:numId w:val="18"/>
        </w:numPr>
        <w:spacing w:before="120" w:after="120" w:line="240" w:lineRule="auto"/>
        <w:ind w:left="450" w:hanging="450"/>
        <w:contextualSpacing w:val="0"/>
        <w:jc w:val="both"/>
      </w:pPr>
      <w:r w:rsidRPr="0027414C">
        <w:t xml:space="preserve">Type: Remote Desktop Connection </w:t>
      </w:r>
    </w:p>
    <w:p w:rsidR="0027414C" w:rsidRPr="0027414C" w:rsidRDefault="0027414C" w:rsidP="00920B17">
      <w:pPr>
        <w:pStyle w:val="ListParagraph"/>
        <w:numPr>
          <w:ilvl w:val="0"/>
          <w:numId w:val="18"/>
        </w:numPr>
        <w:spacing w:before="120" w:after="120" w:line="240" w:lineRule="auto"/>
        <w:ind w:left="450" w:hanging="450"/>
        <w:contextualSpacing w:val="0"/>
      </w:pPr>
      <w:r w:rsidRPr="0027414C">
        <w:t xml:space="preserve">Map: </w:t>
      </w:r>
      <w:hyperlink r:id="rId8" w:history="1">
        <w:r w:rsidRPr="0027414C">
          <w:rPr>
            <w:rStyle w:val="Hyperlink"/>
            <w:color w:val="auto"/>
          </w:rPr>
          <w:t>\\uoa.auckland.ac.nz\shared\MED\LIGI\LigginsMetabolomics</w:t>
        </w:r>
      </w:hyperlink>
    </w:p>
    <w:p w:rsidR="0027414C" w:rsidRPr="0027414C" w:rsidRDefault="0027414C" w:rsidP="00920B17">
      <w:pPr>
        <w:pStyle w:val="ListParagraph"/>
        <w:spacing w:before="120" w:after="120" w:line="240" w:lineRule="auto"/>
        <w:ind w:left="450" w:hanging="450"/>
        <w:contextualSpacing w:val="0"/>
        <w:rPr>
          <w:b/>
        </w:rPr>
      </w:pPr>
      <w:r w:rsidRPr="0027414C">
        <w:rPr>
          <w:b/>
        </w:rPr>
        <w:t>WARNING</w:t>
      </w:r>
      <w:r w:rsidR="00060B11">
        <w:rPr>
          <w:b/>
        </w:rPr>
        <w:t>:</w:t>
      </w:r>
    </w:p>
    <w:p w:rsidR="0027414C" w:rsidRPr="0027414C" w:rsidRDefault="0027414C" w:rsidP="00920B17">
      <w:pPr>
        <w:pStyle w:val="ListParagraph"/>
        <w:spacing w:before="120" w:after="120" w:line="240" w:lineRule="auto"/>
        <w:ind w:left="450" w:hanging="450"/>
        <w:contextualSpacing w:val="0"/>
      </w:pPr>
      <w:r w:rsidRPr="0027414C">
        <w:t xml:space="preserve">When logging out of the virtual machine: </w:t>
      </w:r>
    </w:p>
    <w:p w:rsidR="0027414C" w:rsidRPr="0027414C" w:rsidRDefault="0027414C" w:rsidP="00920B17">
      <w:pPr>
        <w:pStyle w:val="ListParagraph"/>
        <w:spacing w:before="120" w:after="120" w:line="240" w:lineRule="auto"/>
        <w:ind w:left="450" w:hanging="450"/>
        <w:contextualSpacing w:val="0"/>
      </w:pPr>
      <w:r w:rsidRPr="0027414C">
        <w:t xml:space="preserve">DO NOT PRESS THE </w:t>
      </w:r>
      <w:r w:rsidRPr="0027414C">
        <w:rPr>
          <w:b/>
          <w:i/>
        </w:rPr>
        <w:t>SHUTDOWN</w:t>
      </w:r>
      <w:r w:rsidRPr="0027414C">
        <w:t xml:space="preserve"> BUTTON (screenshot 1) as this will completely turn off the virtual machine and will restrict everyone’s access to it. Instead, go to your profile icon and press </w:t>
      </w:r>
      <w:r w:rsidRPr="0027414C">
        <w:rPr>
          <w:b/>
          <w:i/>
        </w:rPr>
        <w:t xml:space="preserve">SIGN OUT </w:t>
      </w:r>
      <w:r w:rsidRPr="0027414C">
        <w:t xml:space="preserve">(screenshot 2). </w:t>
      </w:r>
    </w:p>
    <w:p w:rsidR="0027414C" w:rsidRDefault="0027414C" w:rsidP="00920B17">
      <w:pPr>
        <w:pStyle w:val="ListParagraph"/>
        <w:spacing w:before="120" w:after="120" w:line="240" w:lineRule="auto"/>
        <w:ind w:left="450" w:hanging="450"/>
        <w:contextualSpacing w:val="0"/>
        <w:jc w:val="both"/>
      </w:pPr>
      <w:r>
        <w:rPr>
          <w:noProof/>
          <w:lang w:eastAsia="zh-CN"/>
        </w:rPr>
        <w:lastRenderedPageBreak/>
        <mc:AlternateContent>
          <mc:Choice Requires="wpg">
            <w:drawing>
              <wp:anchor distT="0" distB="0" distL="114300" distR="114300" simplePos="0" relativeHeight="251666432" behindDoc="0" locked="0" layoutInCell="1" allowOverlap="1" wp14:anchorId="0216B5D2" wp14:editId="3C49E486">
                <wp:simplePos x="0" y="0"/>
                <wp:positionH relativeFrom="column">
                  <wp:posOffset>66675</wp:posOffset>
                </wp:positionH>
                <wp:positionV relativeFrom="paragraph">
                  <wp:posOffset>157480</wp:posOffset>
                </wp:positionV>
                <wp:extent cx="5729591" cy="6058805"/>
                <wp:effectExtent l="0" t="0" r="5080" b="0"/>
                <wp:wrapTopAndBottom/>
                <wp:docPr id="16" name="Group 16"/>
                <wp:cNvGraphicFramePr/>
                <a:graphic xmlns:a="http://schemas.openxmlformats.org/drawingml/2006/main">
                  <a:graphicData uri="http://schemas.microsoft.com/office/word/2010/wordprocessingGroup">
                    <wpg:wgp>
                      <wpg:cNvGrpSpPr/>
                      <wpg:grpSpPr>
                        <a:xfrm>
                          <a:off x="0" y="0"/>
                          <a:ext cx="5729591" cy="6058805"/>
                          <a:chOff x="0" y="0"/>
                          <a:chExt cx="5729591" cy="6058805"/>
                        </a:xfrm>
                      </wpg:grpSpPr>
                      <wpg:grpSp>
                        <wpg:cNvPr id="13" name="Group 13"/>
                        <wpg:cNvGrpSpPr/>
                        <wpg:grpSpPr>
                          <a:xfrm>
                            <a:off x="0" y="0"/>
                            <a:ext cx="5729591" cy="2721871"/>
                            <a:chOff x="0" y="0"/>
                            <a:chExt cx="6283960" cy="2985770"/>
                          </a:xfrm>
                        </wpg:grpSpPr>
                        <pic:pic xmlns:pic="http://schemas.openxmlformats.org/drawingml/2006/picture">
                          <pic:nvPicPr>
                            <pic:cNvPr id="3" name="Picture 3" descr="C:\Users\sand147\Desktop\metabolomics.PNG"/>
                            <pic:cNvPicPr>
                              <a:picLocks noChangeAspect="1"/>
                            </pic:cNvPicPr>
                          </pic:nvPicPr>
                          <pic:blipFill rotWithShape="1">
                            <a:blip r:embed="rId9" cstate="print">
                              <a:extLst>
                                <a:ext uri="{28A0092B-C50C-407E-A947-70E740481C1C}">
                                  <a14:useLocalDpi xmlns:a14="http://schemas.microsoft.com/office/drawing/2010/main" val="0"/>
                                </a:ext>
                              </a:extLst>
                            </a:blip>
                            <a:srcRect r="1266"/>
                            <a:stretch/>
                          </pic:blipFill>
                          <pic:spPr bwMode="auto">
                            <a:xfrm>
                              <a:off x="0" y="0"/>
                              <a:ext cx="6283960" cy="2985770"/>
                            </a:xfrm>
                            <a:prstGeom prst="rect">
                              <a:avLst/>
                            </a:prstGeom>
                            <a:noFill/>
                            <a:ln>
                              <a:noFill/>
                            </a:ln>
                            <a:extLst>
                              <a:ext uri="{53640926-AAD7-44D8-BBD7-CCE9431645EC}">
                                <a14:shadowObscured xmlns:a14="http://schemas.microsoft.com/office/drawing/2010/main"/>
                              </a:ext>
                            </a:extLst>
                          </pic:spPr>
                        </pic:pic>
                        <wps:wsp>
                          <wps:cNvPr id="9" name="Rectangle 9"/>
                          <wps:cNvSpPr/>
                          <wps:spPr>
                            <a:xfrm>
                              <a:off x="5642043" y="544749"/>
                              <a:ext cx="418290" cy="136187"/>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a:off x="0" y="3365770"/>
                            <a:ext cx="5729226" cy="2693035"/>
                            <a:chOff x="52976" y="0"/>
                            <a:chExt cx="6240112" cy="2933178"/>
                          </a:xfrm>
                        </wpg:grpSpPr>
                        <pic:pic xmlns:pic="http://schemas.openxmlformats.org/drawingml/2006/picture">
                          <pic:nvPicPr>
                            <pic:cNvPr id="4" name="Picture 4" descr="C:\Users\sand147\Desktop\metabolomics 2.PNG"/>
                            <pic:cNvPicPr>
                              <a:picLocks noChangeAspect="1"/>
                            </pic:cNvPicPr>
                          </pic:nvPicPr>
                          <pic:blipFill rotWithShape="1">
                            <a:blip r:embed="rId10" cstate="print">
                              <a:extLst>
                                <a:ext uri="{28A0092B-C50C-407E-A947-70E740481C1C}">
                                  <a14:useLocalDpi xmlns:a14="http://schemas.microsoft.com/office/drawing/2010/main" val="0"/>
                                </a:ext>
                              </a:extLst>
                            </a:blip>
                            <a:srcRect l="831" r="1287" b="18"/>
                            <a:stretch/>
                          </pic:blipFill>
                          <pic:spPr bwMode="auto">
                            <a:xfrm>
                              <a:off x="52976" y="0"/>
                              <a:ext cx="6240112" cy="2933178"/>
                            </a:xfrm>
                            <a:prstGeom prst="rect">
                              <a:avLst/>
                            </a:prstGeom>
                            <a:noFill/>
                            <a:ln>
                              <a:noFill/>
                            </a:ln>
                            <a:extLst>
                              <a:ext uri="{53640926-AAD7-44D8-BBD7-CCE9431645EC}">
                                <a14:shadowObscured xmlns:a14="http://schemas.microsoft.com/office/drawing/2010/main"/>
                              </a:ext>
                            </a:extLst>
                          </pic:spPr>
                        </pic:pic>
                        <wps:wsp>
                          <wps:cNvPr id="11" name="Rectangle 11"/>
                          <wps:cNvSpPr/>
                          <wps:spPr>
                            <a:xfrm>
                              <a:off x="4883285" y="535021"/>
                              <a:ext cx="894944" cy="136147"/>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4591455" y="398834"/>
                            <a:ext cx="476656" cy="3210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14C" w:rsidRPr="005F1EE8" w:rsidRDefault="0027414C" w:rsidP="0027414C">
                              <w:pPr>
                                <w:jc w:val="center"/>
                                <w:rPr>
                                  <w:b/>
                                  <w:color w:val="C00000"/>
                                  <w:sz w:val="32"/>
                                </w:rPr>
                              </w:pPr>
                              <w:r>
                                <w:rPr>
                                  <w:b/>
                                  <w:color w:val="C00000"/>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764604" y="3696511"/>
                            <a:ext cx="563039" cy="2849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414C" w:rsidRPr="005F1EE8" w:rsidRDefault="0027414C" w:rsidP="0027414C">
                              <w:pPr>
                                <w:jc w:val="center"/>
                                <w:rPr>
                                  <w:b/>
                                  <w:color w:val="92D050"/>
                                  <w:sz w:val="32"/>
                                </w:rPr>
                              </w:pPr>
                              <w:r w:rsidRPr="005F1EE8">
                                <w:rPr>
                                  <w:b/>
                                  <w:color w:val="92D050"/>
                                  <w:sz w:val="3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16B5D2" id="Group 16" o:spid="_x0000_s1026" style="position:absolute;left:0;text-align:left;margin-left:5.25pt;margin-top:12.4pt;width:451.15pt;height:477.05pt;z-index:251666432" coordsize="57295,60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">
                <v:group id="Group 13" o:spid="_x0000_s1027" style="position:absolute;width:57295;height:27218" coordsize="62839,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62839;height:29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">
                    <v:imagedata r:id="rId11" o:title="metabolomics" cropright="830f"/>
                    <v:path arrowok="t"/>
                  </v:shape>
                  <v:rect id="Rectangle 9" o:spid="_x0000_s1029" style="position:absolute;left:56420;top:5447;width:4183;height:1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" filled="f" strokecolor="#c0504d [3205]" strokeweight="2pt"/>
                </v:group>
                <v:group id="Group 12" o:spid="_x0000_s1030" style="position:absolute;top:33657;width:57292;height:26931" coordorigin="529" coordsize="62401,2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4" o:spid="_x0000_s1031" type="#_x0000_t75" style="position:absolute;left:529;width:62401;height:2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">
                    <v:imagedata r:id="rId12" o:title="metabolomics 2" cropbottom="12f" cropleft="545f" cropright="843f"/>
                    <v:path arrowok="t"/>
                  </v:shape>
                  <v:rect id="Rectangle 11" o:spid="_x0000_s1032" style="position:absolute;left:48832;top:5350;width:8950;height:1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" filled="f" strokecolor="#9bbb59 [3206]" strokeweight="2pt"/>
                </v:group>
                <v:shapetype id="_x0000_t202" coordsize="21600,21600" o:spt="202" path="m,l,21600r21600,l21600,xe">
                  <v:stroke joinstyle="miter"/>
                  <v:path gradientshapeok="t" o:connecttype="rect"/>
                </v:shapetype>
                <v:shape id="Text Box 14" o:spid="_x0000_s1033" type="#_x0000_t202" style="position:absolute;left:45914;top:3988;width:4767;height:3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27414C" w:rsidRPr="005F1EE8" w:rsidRDefault="0027414C" w:rsidP="0027414C">
                        <w:pPr>
                          <w:jc w:val="center"/>
                          <w:rPr>
                            <w:b/>
                            <w:color w:val="C00000"/>
                            <w:sz w:val="32"/>
                          </w:rPr>
                        </w:pPr>
                        <w:r>
                          <w:rPr>
                            <w:b/>
                            <w:color w:val="C00000"/>
                            <w:sz w:val="32"/>
                          </w:rPr>
                          <w:t>NO</w:t>
                        </w:r>
                      </w:p>
                    </w:txbxContent>
                  </v:textbox>
                </v:shape>
                <v:shape id="Text Box 15" o:spid="_x0000_s1034" type="#_x0000_t202" style="position:absolute;left:37646;top:36965;width:5630;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27414C" w:rsidRPr="005F1EE8" w:rsidRDefault="0027414C" w:rsidP="0027414C">
                        <w:pPr>
                          <w:jc w:val="center"/>
                          <w:rPr>
                            <w:b/>
                            <w:color w:val="92D050"/>
                            <w:sz w:val="32"/>
                          </w:rPr>
                        </w:pPr>
                        <w:r w:rsidRPr="005F1EE8">
                          <w:rPr>
                            <w:b/>
                            <w:color w:val="92D050"/>
                            <w:sz w:val="32"/>
                          </w:rPr>
                          <w:t>YES</w:t>
                        </w:r>
                      </w:p>
                    </w:txbxContent>
                  </v:textbox>
                </v:shape>
                <w10:wrap type="topAndBottom"/>
              </v:group>
            </w:pict>
          </mc:Fallback>
        </mc:AlternateContent>
      </w:r>
    </w:p>
    <w:p w:rsidR="00430E04" w:rsidRPr="007E4CAF" w:rsidRDefault="00DB7548" w:rsidP="00920B17">
      <w:pPr>
        <w:pStyle w:val="Heading2"/>
        <w:ind w:left="450" w:hanging="450"/>
      </w:pPr>
      <w:bookmarkStart w:id="3" w:name="_Toc9497670"/>
      <w:r>
        <w:t xml:space="preserve">Agilent </w:t>
      </w:r>
      <w:proofErr w:type="spellStart"/>
      <w:r w:rsidR="00430E04" w:rsidRPr="007E4CAF">
        <w:t>Chemstation</w:t>
      </w:r>
      <w:proofErr w:type="spellEnd"/>
      <w:r w:rsidR="007E4CAF">
        <w:t xml:space="preserve">: </w:t>
      </w:r>
      <w:r w:rsidR="00FB1150">
        <w:t>create subset NIST library</w:t>
      </w:r>
      <w:bookmarkEnd w:id="3"/>
    </w:p>
    <w:p w:rsidR="006E33C6" w:rsidRPr="00AB5C16" w:rsidRDefault="006E33C6" w:rsidP="00920B17">
      <w:pPr>
        <w:pStyle w:val="ListParagraph"/>
        <w:numPr>
          <w:ilvl w:val="0"/>
          <w:numId w:val="2"/>
        </w:numPr>
        <w:spacing w:before="120" w:after="120" w:line="240" w:lineRule="auto"/>
        <w:ind w:left="450" w:hanging="450"/>
        <w:contextualSpacing w:val="0"/>
        <w:jc w:val="both"/>
      </w:pPr>
      <w:r>
        <w:t xml:space="preserve">If you </w:t>
      </w:r>
      <w:proofErr w:type="gramStart"/>
      <w:r>
        <w:t>don’t</w:t>
      </w:r>
      <w:proofErr w:type="gramEnd"/>
      <w:r>
        <w:t xml:space="preserve"> have </w:t>
      </w:r>
      <w:r w:rsidR="00FC584C">
        <w:t xml:space="preserve">native </w:t>
      </w:r>
      <w:r>
        <w:t xml:space="preserve">Agilent .D format </w:t>
      </w:r>
      <w:proofErr w:type="spellStart"/>
      <w:r>
        <w:t>datafiles</w:t>
      </w:r>
      <w:proofErr w:type="spellEnd"/>
      <w:r>
        <w:t xml:space="preserve">, </w:t>
      </w:r>
      <w:r w:rsidR="00643A1A">
        <w:t xml:space="preserve">you will need to </w:t>
      </w:r>
      <w:r>
        <w:t xml:space="preserve">convert your </w:t>
      </w:r>
      <w:r w:rsidR="00643A1A">
        <w:t>.raw or .</w:t>
      </w:r>
      <w:proofErr w:type="spellStart"/>
      <w:r w:rsidR="00643A1A">
        <w:t>qgd</w:t>
      </w:r>
      <w:proofErr w:type="spellEnd"/>
      <w:r w:rsidR="00643A1A">
        <w:t xml:space="preserve"> </w:t>
      </w:r>
      <w:r>
        <w:t xml:space="preserve">files </w:t>
      </w:r>
      <w:r w:rsidR="00643A1A">
        <w:t>to</w:t>
      </w:r>
      <w:r>
        <w:t xml:space="preserve"> CDF</w:t>
      </w:r>
      <w:r w:rsidR="00643A1A">
        <w:t xml:space="preserve"> (NASA Common Data Format)</w:t>
      </w:r>
      <w:r w:rsidR="002E6FC9">
        <w:t xml:space="preserve"> and</w:t>
      </w:r>
      <w:r w:rsidR="00F869E8">
        <w:t xml:space="preserve"> </w:t>
      </w:r>
      <w:r w:rsidR="002E6FC9">
        <w:t>Agilent</w:t>
      </w:r>
      <w:r w:rsidR="00643A1A">
        <w:t xml:space="preserve"> </w:t>
      </w:r>
      <w:r>
        <w:t>.D</w:t>
      </w:r>
      <w:r w:rsidR="00FC584C">
        <w:t xml:space="preserve"> format</w:t>
      </w:r>
      <w:r>
        <w:t>.</w:t>
      </w:r>
      <w:r w:rsidR="00643A1A">
        <w:t xml:space="preserve"> </w:t>
      </w:r>
      <w:r>
        <w:t>O</w:t>
      </w:r>
      <w:r w:rsidR="00643A1A">
        <w:t xml:space="preserve">pen </w:t>
      </w:r>
      <w:proofErr w:type="spellStart"/>
      <w:r w:rsidR="00643A1A">
        <w:t>Chemstation</w:t>
      </w:r>
      <w:proofErr w:type="spellEnd"/>
      <w:r w:rsidR="00643A1A">
        <w:t xml:space="preserve"> and convert the CDF’s</w:t>
      </w:r>
      <w:r>
        <w:t xml:space="preserve"> usi</w:t>
      </w:r>
      <w:r w:rsidR="00643A1A">
        <w:t>ng: File-</w:t>
      </w:r>
      <w:r w:rsidR="00113A4C">
        <w:t>ex</w:t>
      </w:r>
      <w:r w:rsidR="00643A1A">
        <w:t xml:space="preserve">port AIA </w:t>
      </w:r>
      <w:proofErr w:type="spellStart"/>
      <w:r w:rsidR="00643A1A">
        <w:t>datafiles</w:t>
      </w:r>
      <w:proofErr w:type="spellEnd"/>
      <w:r w:rsidR="00643A1A">
        <w:t>.</w:t>
      </w:r>
      <w:ins w:id="4" w:author="Elizabeth McKenzie" w:date="2019-05-01T09:59:00Z">
        <w:r w:rsidR="00E818D9">
          <w:t xml:space="preserve"> </w:t>
        </w:r>
        <w:proofErr w:type="gramStart"/>
        <w:r w:rsidR="00E818D9">
          <w:t xml:space="preserve">**Can AMDIS </w:t>
        </w:r>
      </w:ins>
      <w:ins w:id="5" w:author="Elizabeth McKenzie" w:date="2019-05-01T10:00:00Z">
        <w:r w:rsidR="00E818D9">
          <w:t xml:space="preserve">or </w:t>
        </w:r>
        <w:proofErr w:type="spellStart"/>
        <w:r w:rsidR="00E818D9">
          <w:t>MSConvertGUI</w:t>
        </w:r>
      </w:ins>
      <w:proofErr w:type="spellEnd"/>
      <w:ins w:id="6" w:author="Elizabeth McKenzie" w:date="2019-05-01T09:59:00Z">
        <w:r w:rsidR="00E818D9">
          <w:t xml:space="preserve"> be used</w:t>
        </w:r>
        <w:proofErr w:type="gramEnd"/>
        <w:r w:rsidR="00E818D9">
          <w:t>? If so, give instructions.</w:t>
        </w:r>
      </w:ins>
    </w:p>
    <w:p w:rsidR="00AB5C16" w:rsidRPr="00AB5C16" w:rsidRDefault="00836220" w:rsidP="00920B17">
      <w:pPr>
        <w:pStyle w:val="ListParagraph"/>
        <w:numPr>
          <w:ilvl w:val="0"/>
          <w:numId w:val="2"/>
        </w:numPr>
        <w:spacing w:before="120" w:after="120" w:line="240" w:lineRule="auto"/>
        <w:ind w:left="450" w:hanging="450"/>
        <w:contextualSpacing w:val="0"/>
        <w:jc w:val="both"/>
      </w:pPr>
      <w:r>
        <w:t>If you started with A</w:t>
      </w:r>
      <w:r w:rsidR="00AB5C16" w:rsidRPr="00AB5C16">
        <w:t xml:space="preserve">gilent format </w:t>
      </w:r>
      <w:proofErr w:type="gramStart"/>
      <w:r w:rsidR="00AB5C16" w:rsidRPr="00AB5C16">
        <w:t>files</w:t>
      </w:r>
      <w:proofErr w:type="gramEnd"/>
      <w:r w:rsidR="00AB5C16" w:rsidRPr="00AB5C16">
        <w:t xml:space="preserve"> </w:t>
      </w:r>
      <w:r w:rsidR="00643A1A">
        <w:t xml:space="preserve">you will still need to </w:t>
      </w:r>
      <w:r w:rsidR="00AB5C16" w:rsidRPr="00AB5C16">
        <w:t xml:space="preserve">use </w:t>
      </w:r>
      <w:proofErr w:type="spellStart"/>
      <w:r w:rsidR="00AB5C16" w:rsidRPr="00AB5C16">
        <w:t>Proteowizard</w:t>
      </w:r>
      <w:proofErr w:type="spellEnd"/>
      <w:r w:rsidR="00AB5C16" w:rsidRPr="00AB5C16">
        <w:t xml:space="preserve"> or </w:t>
      </w:r>
      <w:proofErr w:type="spellStart"/>
      <w:r w:rsidR="00AB5C16" w:rsidRPr="00AB5C16">
        <w:t>Ch</w:t>
      </w:r>
      <w:r w:rsidR="00643A1A">
        <w:t>emstation</w:t>
      </w:r>
      <w:proofErr w:type="spellEnd"/>
      <w:r w:rsidR="00643A1A">
        <w:t xml:space="preserve"> to convert them to CDF</w:t>
      </w:r>
      <w:r w:rsidR="00AB5C16" w:rsidRPr="00AB5C16">
        <w:t xml:space="preserve"> </w:t>
      </w:r>
      <w:r w:rsidR="00D47BBF">
        <w:t>so that they can be processed later using R</w:t>
      </w:r>
      <w:r w:rsidR="00AB5C16" w:rsidRPr="00AB5C16">
        <w:t>.</w:t>
      </w:r>
    </w:p>
    <w:p w:rsidR="009033CC" w:rsidRDefault="001358D1" w:rsidP="00920B17">
      <w:pPr>
        <w:pStyle w:val="ListParagraph"/>
        <w:numPr>
          <w:ilvl w:val="0"/>
          <w:numId w:val="2"/>
        </w:numPr>
        <w:spacing w:before="120" w:after="120" w:line="240" w:lineRule="auto"/>
        <w:ind w:left="450" w:hanging="450"/>
        <w:contextualSpacing w:val="0"/>
        <w:jc w:val="both"/>
      </w:pPr>
      <w:r>
        <w:t>For large batches with pooled QC samples that are representative of all samples, open a quality control sample from the middle of the sequence. I</w:t>
      </w:r>
      <w:r w:rsidR="004243D5">
        <w:t>f your samples are quite different from one another, or you are looking for subtle metabolic markers</w:t>
      </w:r>
      <w:r>
        <w:t>, open your first sample.</w:t>
      </w:r>
    </w:p>
    <w:p w:rsidR="003D15F0" w:rsidRDefault="003D15F0" w:rsidP="00920B17">
      <w:pPr>
        <w:pStyle w:val="ListParagraph"/>
        <w:numPr>
          <w:ilvl w:val="0"/>
          <w:numId w:val="2"/>
        </w:numPr>
        <w:spacing w:before="120" w:after="120" w:line="240" w:lineRule="auto"/>
        <w:ind w:left="450" w:hanging="450"/>
        <w:contextualSpacing w:val="0"/>
        <w:jc w:val="both"/>
      </w:pPr>
      <w:r>
        <w:lastRenderedPageBreak/>
        <w:t>For this method, it</w:t>
      </w:r>
      <w:r w:rsidR="004E500D">
        <w:t xml:space="preserve"> i</w:t>
      </w:r>
      <w:r>
        <w:t xml:space="preserve">s best not to do background subtraction because of potential data loss. </w:t>
      </w:r>
      <w:r w:rsidR="00611BA9">
        <w:t>The b</w:t>
      </w:r>
      <w:r>
        <w:t xml:space="preserve">ackground </w:t>
      </w:r>
      <w:proofErr w:type="gramStart"/>
      <w:r>
        <w:t>will be filtered out</w:t>
      </w:r>
      <w:proofErr w:type="gramEnd"/>
      <w:r>
        <w:t xml:space="preserve"> at a later step.</w:t>
      </w:r>
    </w:p>
    <w:p w:rsidR="00E26C1F" w:rsidRPr="009033CC" w:rsidRDefault="00E26C1F" w:rsidP="00920B17">
      <w:pPr>
        <w:pStyle w:val="ListParagraph"/>
        <w:numPr>
          <w:ilvl w:val="0"/>
          <w:numId w:val="2"/>
        </w:numPr>
        <w:spacing w:before="120" w:after="120" w:line="240" w:lineRule="auto"/>
        <w:ind w:left="450" w:hanging="450"/>
        <w:contextualSpacing w:val="0"/>
        <w:jc w:val="both"/>
      </w:pPr>
      <w:r>
        <w:t>Integration</w:t>
      </w:r>
    </w:p>
    <w:p w:rsidR="00570A75" w:rsidRDefault="00570A75" w:rsidP="00920B17">
      <w:pPr>
        <w:pStyle w:val="ListParagraph"/>
        <w:numPr>
          <w:ilvl w:val="1"/>
          <w:numId w:val="2"/>
        </w:numPr>
        <w:spacing w:before="120" w:after="120" w:line="240" w:lineRule="auto"/>
        <w:ind w:left="450" w:hanging="450"/>
        <w:contextualSpacing w:val="0"/>
        <w:jc w:val="both"/>
      </w:pPr>
      <w:r>
        <w:t>Choose ‘chromatogram’, then ‘integrate’.  Zoom in and see if it is integrating all the peaks.</w:t>
      </w:r>
      <w:r w:rsidR="000C077B">
        <w:t xml:space="preserve">  It is better to be over-sensitive (detecting too many peaks) than under-sensitive.</w:t>
      </w:r>
    </w:p>
    <w:p w:rsidR="00E26C1F" w:rsidRDefault="00E26C1F" w:rsidP="00920B17">
      <w:pPr>
        <w:pStyle w:val="ListParagraph"/>
        <w:numPr>
          <w:ilvl w:val="1"/>
          <w:numId w:val="2"/>
        </w:numPr>
        <w:spacing w:before="120" w:after="120" w:line="240" w:lineRule="auto"/>
        <w:ind w:left="450" w:hanging="450"/>
        <w:contextualSpacing w:val="0"/>
        <w:jc w:val="both"/>
      </w:pPr>
      <w:r>
        <w:t>If it need</w:t>
      </w:r>
      <w:r w:rsidR="001358D1">
        <w:t>s</w:t>
      </w:r>
      <w:r>
        <w:t xml:space="preserve"> adjusting</w:t>
      </w:r>
      <w:r w:rsidR="00611BA9">
        <w:t>,</w:t>
      </w:r>
      <w:r>
        <w:t xml:space="preserve"> go to MS Signal Integration Parameters</w:t>
      </w:r>
      <w:r w:rsidR="001358D1">
        <w:t>.</w:t>
      </w:r>
      <w:r>
        <w:t xml:space="preserve"> </w:t>
      </w:r>
    </w:p>
    <w:p w:rsidR="00570A75" w:rsidRDefault="00570A75" w:rsidP="00920B17">
      <w:pPr>
        <w:pStyle w:val="ListParagraph"/>
        <w:numPr>
          <w:ilvl w:val="1"/>
          <w:numId w:val="2"/>
        </w:numPr>
        <w:spacing w:before="120" w:after="120" w:line="240" w:lineRule="auto"/>
        <w:ind w:left="450" w:hanging="450"/>
        <w:contextualSpacing w:val="0"/>
        <w:jc w:val="both"/>
      </w:pPr>
      <w:r>
        <w:t>Select Initial threshold, enter a number in the value box and click enter and “apply”.</w:t>
      </w:r>
    </w:p>
    <w:p w:rsidR="00570A75" w:rsidRDefault="00570A75" w:rsidP="00920B17">
      <w:pPr>
        <w:pStyle w:val="ListParagraph"/>
        <w:numPr>
          <w:ilvl w:val="1"/>
          <w:numId w:val="2"/>
        </w:numPr>
        <w:spacing w:before="120" w:after="120" w:line="240" w:lineRule="auto"/>
        <w:ind w:left="450" w:hanging="450"/>
        <w:contextualSpacing w:val="0"/>
        <w:jc w:val="both"/>
      </w:pPr>
      <w:r>
        <w:t xml:space="preserve">Play with the setting until it </w:t>
      </w:r>
      <w:r w:rsidR="008339A2">
        <w:t>integrates all of the peaks</w:t>
      </w:r>
      <w:r w:rsidR="001358D1">
        <w:t xml:space="preserve"> satisfactorily</w:t>
      </w:r>
      <w:r w:rsidR="008339A2">
        <w:t>.</w:t>
      </w:r>
    </w:p>
    <w:p w:rsidR="00E41876" w:rsidRDefault="00570A75" w:rsidP="00920B17">
      <w:pPr>
        <w:pStyle w:val="ListParagraph"/>
        <w:numPr>
          <w:ilvl w:val="0"/>
          <w:numId w:val="2"/>
        </w:numPr>
        <w:spacing w:before="120" w:after="120" w:line="240" w:lineRule="auto"/>
        <w:ind w:left="450" w:hanging="450"/>
        <w:contextualSpacing w:val="0"/>
        <w:jc w:val="both"/>
      </w:pPr>
      <w:r>
        <w:t xml:space="preserve">Choose </w:t>
      </w:r>
      <w:r w:rsidR="00E41876">
        <w:t>Spectrum-&gt;S</w:t>
      </w:r>
      <w:r w:rsidR="00FC584C">
        <w:t xml:space="preserve">elect library-&gt;select the </w:t>
      </w:r>
      <w:r w:rsidR="00DF2EAE">
        <w:t>latest NIST/Wiley</w:t>
      </w:r>
      <w:r w:rsidR="00E41876">
        <w:t xml:space="preserve"> </w:t>
      </w:r>
      <w:r w:rsidR="00DF2EAE">
        <w:t xml:space="preserve">main library. </w:t>
      </w:r>
      <w:r w:rsidR="00481A8C">
        <w:t>Do</w:t>
      </w:r>
      <w:r w:rsidR="00E41876">
        <w:t xml:space="preserve"> not </w:t>
      </w:r>
      <w:r w:rsidR="00481A8C">
        <w:t xml:space="preserve">use </w:t>
      </w:r>
      <w:r w:rsidR="00E41876">
        <w:t>the NISTEPA or other subsets of the main NIST library</w:t>
      </w:r>
      <w:r w:rsidR="00DF2EAE">
        <w:t xml:space="preserve"> as these only have a few </w:t>
      </w:r>
      <w:proofErr w:type="gramStart"/>
      <w:r w:rsidR="00DF2EAE">
        <w:t>compounds</w:t>
      </w:r>
      <w:r w:rsidR="00E41876">
        <w:t>.</w:t>
      </w:r>
      <w:proofErr w:type="gramEnd"/>
    </w:p>
    <w:p w:rsidR="006D13AB" w:rsidRDefault="006D13AB" w:rsidP="00920B17">
      <w:pPr>
        <w:pStyle w:val="ListParagraph"/>
        <w:numPr>
          <w:ilvl w:val="0"/>
          <w:numId w:val="2"/>
        </w:numPr>
        <w:spacing w:before="120" w:after="120" w:line="240" w:lineRule="auto"/>
        <w:ind w:left="450" w:hanging="450"/>
        <w:contextualSpacing w:val="0"/>
        <w:jc w:val="both"/>
      </w:pPr>
      <w:r w:rsidRPr="00A40981">
        <w:t>If you have quality control (QC) samples that are representative of your whole sample set, use the first, middle and last QC to construct your subset library.  If you do not have QC’s you will need to</w:t>
      </w:r>
      <w:r>
        <w:t xml:space="preserve"> do this step for every sample.</w:t>
      </w:r>
      <w:r w:rsidRPr="00A40981">
        <w:t xml:space="preserve"> If you have QC’s but your samples are radically different because of strong interventio</w:t>
      </w:r>
      <w:r w:rsidR="00193CD8">
        <w:t>n effects, then you should use three</w:t>
      </w:r>
      <w:r w:rsidRPr="00A40981">
        <w:t xml:space="preserve"> samples from each </w:t>
      </w:r>
      <w:r>
        <w:t>intervention group, as well as three</w:t>
      </w:r>
      <w:r w:rsidRPr="00A40981">
        <w:t xml:space="preserve"> QC’s.</w:t>
      </w:r>
      <w:r w:rsidR="00DF2EAE">
        <w:t xml:space="preserve"> If all of your samples are radically </w:t>
      </w:r>
      <w:proofErr w:type="gramStart"/>
      <w:r w:rsidR="00DF2EAE">
        <w:t>different</w:t>
      </w:r>
      <w:proofErr w:type="gramEnd"/>
      <w:r w:rsidR="00DF2EAE">
        <w:t xml:space="preserve"> you should do every single one.</w:t>
      </w:r>
    </w:p>
    <w:p w:rsidR="004E500D" w:rsidRDefault="004E500D" w:rsidP="00920B17">
      <w:pPr>
        <w:pStyle w:val="ListParagraph"/>
        <w:numPr>
          <w:ilvl w:val="0"/>
          <w:numId w:val="2"/>
        </w:numPr>
        <w:spacing w:before="120" w:after="120" w:line="240" w:lineRule="auto"/>
        <w:ind w:left="450" w:hanging="450"/>
        <w:contextualSpacing w:val="0"/>
        <w:jc w:val="both"/>
      </w:pPr>
      <w:r>
        <w:t>You should also do this for standards, but you do not need to do this for blanks.</w:t>
      </w:r>
    </w:p>
    <w:p w:rsidR="006D13AB" w:rsidRDefault="006D13AB" w:rsidP="00920B17">
      <w:pPr>
        <w:pStyle w:val="ListParagraph"/>
        <w:numPr>
          <w:ilvl w:val="0"/>
          <w:numId w:val="2"/>
        </w:numPr>
        <w:spacing w:before="120" w:after="120" w:line="240" w:lineRule="auto"/>
        <w:ind w:left="450" w:hanging="450"/>
        <w:contextualSpacing w:val="0"/>
        <w:jc w:val="both"/>
      </w:pPr>
      <w:r>
        <w:t xml:space="preserve">The Agilent </w:t>
      </w:r>
      <w:proofErr w:type="spellStart"/>
      <w:r>
        <w:t>Chemstation</w:t>
      </w:r>
      <w:proofErr w:type="spellEnd"/>
      <w:r>
        <w:t xml:space="preserve"> identification algorithm is less than ideal, so </w:t>
      </w:r>
      <w:r w:rsidR="00DF2EAE">
        <w:t>we use all 10 of the hits returned for each peak to build a subset library for AMDIS.</w:t>
      </w:r>
    </w:p>
    <w:p w:rsidR="00407A96" w:rsidRPr="00407A96" w:rsidRDefault="00D65641" w:rsidP="00920B17">
      <w:pPr>
        <w:pStyle w:val="ListParagraph"/>
        <w:numPr>
          <w:ilvl w:val="0"/>
          <w:numId w:val="2"/>
        </w:numPr>
        <w:spacing w:before="120" w:after="120" w:line="240" w:lineRule="auto"/>
        <w:ind w:left="450" w:hanging="450"/>
        <w:contextualSpacing w:val="0"/>
        <w:jc w:val="both"/>
      </w:pPr>
      <w:r>
        <w:t xml:space="preserve">Spectrum -&gt; </w:t>
      </w:r>
      <w:r w:rsidR="00430E04">
        <w:t>Edit Strategy</w:t>
      </w:r>
      <w:r w:rsidR="00407A96">
        <w:t xml:space="preserve"> </w:t>
      </w:r>
    </w:p>
    <w:tbl>
      <w:tblPr>
        <w:tblStyle w:val="TableGrid"/>
        <w:tblW w:w="0" w:type="auto"/>
        <w:jc w:val="center"/>
        <w:tblLook w:val="04A0" w:firstRow="1" w:lastRow="0" w:firstColumn="1" w:lastColumn="0" w:noHBand="0" w:noVBand="1"/>
      </w:tblPr>
      <w:tblGrid>
        <w:gridCol w:w="2902"/>
      </w:tblGrid>
      <w:tr w:rsidR="00193CD8" w:rsidTr="00193CD8">
        <w:trPr>
          <w:jc w:val="center"/>
        </w:trPr>
        <w:tc>
          <w:tcPr>
            <w:tcW w:w="2902" w:type="dxa"/>
          </w:tcPr>
          <w:p w:rsidR="00193CD8" w:rsidRPr="006D13AB" w:rsidRDefault="00DF2EAE" w:rsidP="00920B17">
            <w:pPr>
              <w:ind w:left="450" w:hanging="450"/>
              <w:jc w:val="center"/>
              <w:rPr>
                <w:sz w:val="20"/>
                <w:szCs w:val="20"/>
              </w:rPr>
            </w:pPr>
            <w:r>
              <w:rPr>
                <w:sz w:val="20"/>
                <w:szCs w:val="20"/>
              </w:rPr>
              <w:t>U + A: 2</w:t>
            </w:r>
          </w:p>
        </w:tc>
      </w:tr>
      <w:tr w:rsidR="00193CD8" w:rsidTr="00193CD8">
        <w:trPr>
          <w:jc w:val="center"/>
        </w:trPr>
        <w:tc>
          <w:tcPr>
            <w:tcW w:w="2902" w:type="dxa"/>
          </w:tcPr>
          <w:p w:rsidR="00193CD8" w:rsidRPr="006D13AB" w:rsidRDefault="00DF2EAE" w:rsidP="00920B17">
            <w:pPr>
              <w:ind w:left="450" w:hanging="450"/>
              <w:jc w:val="center"/>
              <w:rPr>
                <w:sz w:val="20"/>
                <w:szCs w:val="20"/>
              </w:rPr>
            </w:pPr>
            <w:r>
              <w:rPr>
                <w:sz w:val="20"/>
                <w:szCs w:val="20"/>
              </w:rPr>
              <w:t>Flag threshold: 3</w:t>
            </w:r>
          </w:p>
        </w:tc>
      </w:tr>
      <w:tr w:rsidR="00193CD8" w:rsidTr="00193CD8">
        <w:trPr>
          <w:jc w:val="center"/>
        </w:trPr>
        <w:tc>
          <w:tcPr>
            <w:tcW w:w="2902" w:type="dxa"/>
          </w:tcPr>
          <w:p w:rsidR="00193CD8" w:rsidRPr="006D13AB" w:rsidRDefault="00193CD8" w:rsidP="00920B17">
            <w:pPr>
              <w:ind w:left="450" w:hanging="450"/>
              <w:jc w:val="center"/>
              <w:rPr>
                <w:sz w:val="20"/>
                <w:szCs w:val="20"/>
              </w:rPr>
            </w:pPr>
            <w:r w:rsidRPr="006D13AB">
              <w:rPr>
                <w:sz w:val="20"/>
                <w:szCs w:val="20"/>
              </w:rPr>
              <w:t xml:space="preserve">Min Est purity: </w:t>
            </w:r>
            <w:r w:rsidR="00DF2EAE">
              <w:rPr>
                <w:b/>
                <w:sz w:val="20"/>
                <w:szCs w:val="20"/>
              </w:rPr>
              <w:t>50</w:t>
            </w:r>
          </w:p>
        </w:tc>
      </w:tr>
      <w:tr w:rsidR="00193CD8" w:rsidTr="00193CD8">
        <w:trPr>
          <w:jc w:val="center"/>
        </w:trPr>
        <w:tc>
          <w:tcPr>
            <w:tcW w:w="2902" w:type="dxa"/>
          </w:tcPr>
          <w:p w:rsidR="00193CD8" w:rsidRPr="006D13AB" w:rsidRDefault="00EA72CF" w:rsidP="00920B17">
            <w:pPr>
              <w:ind w:left="450" w:hanging="450"/>
              <w:jc w:val="center"/>
              <w:rPr>
                <w:sz w:val="20"/>
                <w:szCs w:val="20"/>
              </w:rPr>
            </w:pPr>
            <w:r>
              <w:rPr>
                <w:b/>
                <w:sz w:val="20"/>
                <w:szCs w:val="20"/>
              </w:rPr>
              <w:t>Allow</w:t>
            </w:r>
            <w:r w:rsidR="00193CD8">
              <w:rPr>
                <w:sz w:val="20"/>
                <w:szCs w:val="20"/>
              </w:rPr>
              <w:t xml:space="preserve"> duplicate CAS</w:t>
            </w:r>
          </w:p>
        </w:tc>
      </w:tr>
      <w:tr w:rsidR="00193CD8" w:rsidTr="00193CD8">
        <w:trPr>
          <w:jc w:val="center"/>
        </w:trPr>
        <w:tc>
          <w:tcPr>
            <w:tcW w:w="2902" w:type="dxa"/>
          </w:tcPr>
          <w:p w:rsidR="00193CD8" w:rsidRPr="006D13AB" w:rsidRDefault="00193CD8" w:rsidP="00920B17">
            <w:pPr>
              <w:ind w:left="450" w:hanging="450"/>
              <w:jc w:val="center"/>
              <w:rPr>
                <w:sz w:val="20"/>
                <w:szCs w:val="20"/>
              </w:rPr>
            </w:pPr>
            <w:r w:rsidRPr="00193CD8">
              <w:rPr>
                <w:b/>
                <w:sz w:val="20"/>
                <w:szCs w:val="20"/>
              </w:rPr>
              <w:t>No</w:t>
            </w:r>
            <w:r>
              <w:rPr>
                <w:sz w:val="20"/>
                <w:szCs w:val="20"/>
              </w:rPr>
              <w:t xml:space="preserve"> </w:t>
            </w:r>
            <w:r w:rsidRPr="006D13AB">
              <w:rPr>
                <w:sz w:val="20"/>
                <w:szCs w:val="20"/>
              </w:rPr>
              <w:t>C</w:t>
            </w:r>
            <w:r>
              <w:rPr>
                <w:sz w:val="20"/>
                <w:szCs w:val="20"/>
              </w:rPr>
              <w:t>ross-correlation sort</w:t>
            </w:r>
          </w:p>
        </w:tc>
      </w:tr>
      <w:tr w:rsidR="00193CD8" w:rsidTr="00193CD8">
        <w:trPr>
          <w:jc w:val="center"/>
        </w:trPr>
        <w:tc>
          <w:tcPr>
            <w:tcW w:w="2902" w:type="dxa"/>
          </w:tcPr>
          <w:p w:rsidR="00193CD8" w:rsidRPr="006D13AB" w:rsidRDefault="00193CD8" w:rsidP="00920B17">
            <w:pPr>
              <w:ind w:left="450" w:hanging="450"/>
              <w:jc w:val="center"/>
              <w:rPr>
                <w:sz w:val="20"/>
                <w:szCs w:val="20"/>
              </w:rPr>
            </w:pPr>
            <w:r>
              <w:rPr>
                <w:sz w:val="20"/>
                <w:szCs w:val="20"/>
              </w:rPr>
              <w:t xml:space="preserve"> </w:t>
            </w:r>
            <w:r w:rsidRPr="00193CD8">
              <w:rPr>
                <w:b/>
                <w:sz w:val="20"/>
                <w:szCs w:val="20"/>
              </w:rPr>
              <w:t>Yes</w:t>
            </w:r>
            <w:r>
              <w:rPr>
                <w:sz w:val="20"/>
                <w:szCs w:val="20"/>
              </w:rPr>
              <w:t xml:space="preserve"> Tilting</w:t>
            </w:r>
          </w:p>
        </w:tc>
      </w:tr>
      <w:tr w:rsidR="00193CD8" w:rsidTr="00193CD8">
        <w:trPr>
          <w:jc w:val="center"/>
        </w:trPr>
        <w:tc>
          <w:tcPr>
            <w:tcW w:w="2902" w:type="dxa"/>
          </w:tcPr>
          <w:p w:rsidR="00193CD8" w:rsidRPr="006D13AB" w:rsidRDefault="00DF2EAE" w:rsidP="00920B17">
            <w:pPr>
              <w:ind w:left="450" w:hanging="450"/>
              <w:jc w:val="center"/>
              <w:rPr>
                <w:sz w:val="20"/>
                <w:szCs w:val="20"/>
              </w:rPr>
            </w:pPr>
            <w:r>
              <w:rPr>
                <w:sz w:val="20"/>
                <w:szCs w:val="20"/>
              </w:rPr>
              <w:t>Low MW= your lower scan limit</w:t>
            </w:r>
          </w:p>
        </w:tc>
      </w:tr>
      <w:tr w:rsidR="00DF2EAE" w:rsidTr="00193CD8">
        <w:trPr>
          <w:jc w:val="center"/>
        </w:trPr>
        <w:tc>
          <w:tcPr>
            <w:tcW w:w="2902" w:type="dxa"/>
          </w:tcPr>
          <w:p w:rsidR="00DF2EAE" w:rsidRPr="006D13AB" w:rsidRDefault="00DF2EAE" w:rsidP="00920B17">
            <w:pPr>
              <w:ind w:left="450" w:hanging="450"/>
              <w:jc w:val="center"/>
              <w:rPr>
                <w:sz w:val="20"/>
                <w:szCs w:val="20"/>
              </w:rPr>
            </w:pPr>
            <w:r>
              <w:rPr>
                <w:sz w:val="20"/>
                <w:szCs w:val="20"/>
              </w:rPr>
              <w:t>High MW = your upper scan limit</w:t>
            </w:r>
          </w:p>
        </w:tc>
      </w:tr>
      <w:tr w:rsidR="00DF2EAE" w:rsidTr="00193CD8">
        <w:trPr>
          <w:jc w:val="center"/>
        </w:trPr>
        <w:tc>
          <w:tcPr>
            <w:tcW w:w="2902" w:type="dxa"/>
          </w:tcPr>
          <w:p w:rsidR="00DF2EAE" w:rsidRPr="006D13AB" w:rsidRDefault="00DF2EAE" w:rsidP="00920B17">
            <w:pPr>
              <w:ind w:left="450" w:hanging="450"/>
              <w:jc w:val="center"/>
              <w:rPr>
                <w:sz w:val="20"/>
                <w:szCs w:val="20"/>
              </w:rPr>
            </w:pPr>
            <w:r w:rsidRPr="006D13AB">
              <w:rPr>
                <w:sz w:val="20"/>
                <w:szCs w:val="20"/>
              </w:rPr>
              <w:t>Max hits 10</w:t>
            </w:r>
          </w:p>
        </w:tc>
      </w:tr>
    </w:tbl>
    <w:p w:rsidR="00407A96" w:rsidRPr="00F869E8" w:rsidRDefault="00407A96" w:rsidP="00920B17">
      <w:pPr>
        <w:pStyle w:val="ListParagraph"/>
        <w:spacing w:before="120" w:after="120" w:line="240" w:lineRule="auto"/>
        <w:ind w:left="450" w:hanging="450"/>
        <w:contextualSpacing w:val="0"/>
        <w:rPr>
          <w:i/>
        </w:rPr>
      </w:pPr>
      <w:r w:rsidRPr="00F869E8">
        <w:rPr>
          <w:i/>
        </w:rPr>
        <w:t xml:space="preserve">Note: The </w:t>
      </w:r>
      <w:r w:rsidRPr="00F869E8">
        <w:rPr>
          <w:b/>
          <w:i/>
        </w:rPr>
        <w:t>Help</w:t>
      </w:r>
      <w:r w:rsidRPr="00F869E8">
        <w:rPr>
          <w:i/>
        </w:rPr>
        <w:t xml:space="preserve"> button in the pop-up window details the function of each parameter. </w:t>
      </w:r>
    </w:p>
    <w:p w:rsidR="003D15F0" w:rsidRDefault="003D15F0" w:rsidP="00920B17">
      <w:pPr>
        <w:pStyle w:val="ListParagraph"/>
        <w:numPr>
          <w:ilvl w:val="0"/>
          <w:numId w:val="2"/>
        </w:numPr>
        <w:spacing w:before="120" w:after="120" w:line="240" w:lineRule="auto"/>
        <w:ind w:left="450" w:hanging="450"/>
        <w:contextualSpacing w:val="0"/>
        <w:jc w:val="both"/>
      </w:pPr>
      <w:r>
        <w:t>For Agilent data, your scan limits are in the acq.txt file, which is in each of your .D data files. For other vendors</w:t>
      </w:r>
      <w:r w:rsidR="00611BA9">
        <w:t>,</w:t>
      </w:r>
      <w:r>
        <w:t xml:space="preserve"> you will need to find what mass scan range you used (hopefully you already knew this beforehand from method optimisation).</w:t>
      </w:r>
    </w:p>
    <w:p w:rsidR="00B4239B" w:rsidRDefault="00B4239B" w:rsidP="00920B17">
      <w:pPr>
        <w:pStyle w:val="ListParagraph"/>
        <w:numPr>
          <w:ilvl w:val="0"/>
          <w:numId w:val="2"/>
        </w:numPr>
        <w:spacing w:before="120" w:after="120" w:line="240" w:lineRule="auto"/>
        <w:ind w:left="450" w:hanging="450"/>
        <w:contextualSpacing w:val="0"/>
        <w:jc w:val="both"/>
      </w:pPr>
      <w:r>
        <w:t>Method &gt; Save Method</w:t>
      </w:r>
      <w:r w:rsidR="00263330">
        <w:t xml:space="preserve"> as (</w:t>
      </w:r>
      <w:r w:rsidR="003D15F0">
        <w:t>make a</w:t>
      </w:r>
      <w:r w:rsidR="00263330">
        <w:t xml:space="preserve"> name for </w:t>
      </w:r>
      <w:r w:rsidR="003D15F0">
        <w:t>your</w:t>
      </w:r>
      <w:r w:rsidR="00263330">
        <w:t xml:space="preserve"> method)</w:t>
      </w:r>
    </w:p>
    <w:p w:rsidR="00F05579" w:rsidRDefault="00F05579" w:rsidP="00920B17">
      <w:pPr>
        <w:pStyle w:val="ListParagraph"/>
        <w:numPr>
          <w:ilvl w:val="0"/>
          <w:numId w:val="2"/>
        </w:numPr>
        <w:spacing w:before="120" w:after="120" w:line="240" w:lineRule="auto"/>
        <w:ind w:left="450" w:hanging="450"/>
        <w:contextualSpacing w:val="0"/>
        <w:jc w:val="both"/>
      </w:pPr>
      <w:r>
        <w:t>Load the first chromatogram to integrate.</w:t>
      </w:r>
    </w:p>
    <w:p w:rsidR="00430E04" w:rsidRDefault="00430E04" w:rsidP="00920B17">
      <w:pPr>
        <w:pStyle w:val="ListParagraph"/>
        <w:numPr>
          <w:ilvl w:val="0"/>
          <w:numId w:val="2"/>
        </w:numPr>
        <w:spacing w:before="120" w:after="120" w:line="240" w:lineRule="auto"/>
        <w:ind w:left="450" w:hanging="450"/>
        <w:contextualSpacing w:val="0"/>
        <w:jc w:val="both"/>
      </w:pPr>
      <w:r>
        <w:t>Chromatogram- Integrate</w:t>
      </w:r>
    </w:p>
    <w:p w:rsidR="00430E04" w:rsidRDefault="00430E04" w:rsidP="00920B17">
      <w:pPr>
        <w:pStyle w:val="ListParagraph"/>
        <w:numPr>
          <w:ilvl w:val="0"/>
          <w:numId w:val="2"/>
        </w:numPr>
        <w:spacing w:before="120" w:after="120" w:line="240" w:lineRule="auto"/>
        <w:ind w:left="450" w:hanging="450"/>
        <w:contextualSpacing w:val="0"/>
        <w:jc w:val="both"/>
      </w:pPr>
      <w:r>
        <w:t>Export Report</w:t>
      </w:r>
      <w:r w:rsidR="008F2A41">
        <w:t>s</w:t>
      </w:r>
      <w:r>
        <w:t xml:space="preserve"> – Library Search to XLS (be sure you have already updated to NIST library</w:t>
      </w:r>
      <w:r w:rsidR="00FA5F76">
        <w:t xml:space="preserve"> in the Spectrum – select library</w:t>
      </w:r>
      <w:r>
        <w:t>)</w:t>
      </w:r>
    </w:p>
    <w:p w:rsidR="009344DC" w:rsidRDefault="009344DC" w:rsidP="00920B17">
      <w:pPr>
        <w:pStyle w:val="ListParagraph"/>
        <w:numPr>
          <w:ilvl w:val="1"/>
          <w:numId w:val="2"/>
        </w:numPr>
        <w:spacing w:before="120" w:after="120" w:line="240" w:lineRule="auto"/>
        <w:ind w:left="450" w:hanging="450"/>
        <w:contextualSpacing w:val="0"/>
        <w:jc w:val="both"/>
      </w:pPr>
      <w:r>
        <w:t xml:space="preserve">If there </w:t>
      </w:r>
      <w:proofErr w:type="gramStart"/>
      <w:r>
        <w:t>are</w:t>
      </w:r>
      <w:proofErr w:type="gramEnd"/>
      <w:r>
        <w:t xml:space="preserve"> </w:t>
      </w:r>
      <w:r w:rsidR="003D15F0">
        <w:t xml:space="preserve">a couple of </w:t>
      </w:r>
      <w:r>
        <w:t>error messages just click ‘OK’</w:t>
      </w:r>
      <w:r w:rsidR="00634310">
        <w:t>, and minimise Excel.</w:t>
      </w:r>
    </w:p>
    <w:p w:rsidR="009344DC" w:rsidRDefault="009344DC" w:rsidP="00920B17">
      <w:pPr>
        <w:pStyle w:val="ListParagraph"/>
        <w:numPr>
          <w:ilvl w:val="1"/>
          <w:numId w:val="2"/>
        </w:numPr>
        <w:spacing w:before="120" w:after="120" w:line="240" w:lineRule="auto"/>
        <w:ind w:left="450" w:hanging="450"/>
        <w:contextualSpacing w:val="0"/>
        <w:jc w:val="both"/>
      </w:pPr>
      <w:r>
        <w:t xml:space="preserve">Open the folder containing the .D sample file.  </w:t>
      </w:r>
      <w:r w:rsidR="00F444B5">
        <w:t xml:space="preserve">Open </w:t>
      </w:r>
      <w:r>
        <w:t>the .D file.  It should contain a file called ‘</w:t>
      </w:r>
      <w:proofErr w:type="gramStart"/>
      <w:r>
        <w:t>msrep.xls’</w:t>
      </w:r>
      <w:proofErr w:type="gramEnd"/>
      <w:r>
        <w:t>.</w:t>
      </w:r>
      <w:r w:rsidR="000966CE">
        <w:t xml:space="preserve"> </w:t>
      </w:r>
    </w:p>
    <w:p w:rsidR="00430E04" w:rsidRDefault="009344DC" w:rsidP="00920B17">
      <w:pPr>
        <w:pStyle w:val="ListParagraph"/>
        <w:numPr>
          <w:ilvl w:val="1"/>
          <w:numId w:val="2"/>
        </w:numPr>
        <w:spacing w:before="120" w:after="120" w:line="240" w:lineRule="auto"/>
        <w:ind w:left="450" w:hanging="450"/>
        <w:contextualSpacing w:val="0"/>
        <w:jc w:val="both"/>
      </w:pPr>
      <w:proofErr w:type="gramStart"/>
      <w:r>
        <w:t>Open the msrep.xls file</w:t>
      </w:r>
      <w:proofErr w:type="gramEnd"/>
      <w:r>
        <w:t xml:space="preserve">, </w:t>
      </w:r>
      <w:proofErr w:type="gramStart"/>
      <w:r>
        <w:t>enable editing</w:t>
      </w:r>
      <w:proofErr w:type="gramEnd"/>
      <w:r>
        <w:t xml:space="preserve">. Nothing will appear on the first worksheet. </w:t>
      </w:r>
      <w:r w:rsidRPr="003D15F0">
        <w:rPr>
          <w:highlight w:val="yellow"/>
        </w:rPr>
        <w:t xml:space="preserve">Open </w:t>
      </w:r>
      <w:r w:rsidR="00430E04" w:rsidRPr="003D15F0">
        <w:rPr>
          <w:highlight w:val="yellow"/>
        </w:rPr>
        <w:t xml:space="preserve">the </w:t>
      </w:r>
      <w:r w:rsidR="00C04C23" w:rsidRPr="003D15F0">
        <w:rPr>
          <w:highlight w:val="yellow"/>
        </w:rPr>
        <w:t xml:space="preserve">second tab </w:t>
      </w:r>
      <w:r w:rsidRPr="003D15F0">
        <w:rPr>
          <w:highlight w:val="yellow"/>
        </w:rPr>
        <w:t xml:space="preserve">in the worksheet </w:t>
      </w:r>
      <w:r w:rsidR="00C04C23" w:rsidRPr="003D15F0">
        <w:rPr>
          <w:highlight w:val="yellow"/>
        </w:rPr>
        <w:t>(Lib Res)</w:t>
      </w:r>
      <w:r w:rsidRPr="003D15F0">
        <w:rPr>
          <w:highlight w:val="yellow"/>
        </w:rPr>
        <w:t>.</w:t>
      </w:r>
      <w:r>
        <w:t xml:space="preserve"> </w:t>
      </w:r>
    </w:p>
    <w:p w:rsidR="00461395" w:rsidRDefault="009344DC" w:rsidP="00590ABD">
      <w:pPr>
        <w:pStyle w:val="ListParagraph"/>
        <w:numPr>
          <w:ilvl w:val="1"/>
          <w:numId w:val="2"/>
        </w:numPr>
        <w:spacing w:before="120" w:after="120" w:line="240" w:lineRule="auto"/>
        <w:ind w:left="450" w:hanging="450"/>
        <w:contextualSpacing w:val="0"/>
      </w:pPr>
      <w:r>
        <w:lastRenderedPageBreak/>
        <w:t xml:space="preserve">Important: wait until the results have finished generating.  This may take some time. </w:t>
      </w:r>
      <w:r w:rsidR="00430E04">
        <w:t xml:space="preserve">Make </w:t>
      </w:r>
      <w:r w:rsidR="00C04C23">
        <w:t>sure the chromatogram</w:t>
      </w:r>
      <w:r w:rsidR="00430E04">
        <w:t xml:space="preserve"> appears on </w:t>
      </w:r>
      <w:r w:rsidR="00C04C23">
        <w:t xml:space="preserve">the bottom of the </w:t>
      </w:r>
      <w:r w:rsidR="00430E04">
        <w:t>spreadsheet</w:t>
      </w:r>
      <w:r w:rsidR="00C04C23">
        <w:t xml:space="preserve"> before </w:t>
      </w:r>
      <w:r w:rsidR="003D15F0">
        <w:t>saving.</w:t>
      </w:r>
    </w:p>
    <w:p w:rsidR="00590ABD" w:rsidRDefault="004A3D05" w:rsidP="00920B17">
      <w:pPr>
        <w:pStyle w:val="ListParagraph"/>
        <w:numPr>
          <w:ilvl w:val="1"/>
          <w:numId w:val="2"/>
        </w:numPr>
        <w:spacing w:before="120" w:after="120" w:line="240" w:lineRule="auto"/>
        <w:ind w:left="450" w:hanging="450"/>
        <w:contextualSpacing w:val="0"/>
        <w:jc w:val="both"/>
      </w:pPr>
      <w:r w:rsidRPr="001A2376">
        <w:t xml:space="preserve">When it has completed, click </w:t>
      </w:r>
      <w:r w:rsidR="00060B11">
        <w:t>o</w:t>
      </w:r>
      <w:r w:rsidRPr="001A2376">
        <w:t>n the ‘Hit Number’ field.  Choose ‘data’ – ‘filter’. When you click on ‘Hit Number’ to sort it, check to see if you have a checkbox</w:t>
      </w:r>
      <w:r w:rsidR="001A2376">
        <w:t xml:space="preserve"> that says ‘blank’.  If you do no</w:t>
      </w:r>
      <w:r w:rsidRPr="001A2376">
        <w:t xml:space="preserve">t, </w:t>
      </w:r>
      <w:r w:rsidR="001A2376">
        <w:t xml:space="preserve">then close the file. </w:t>
      </w:r>
      <w:r w:rsidRPr="001A2376">
        <w:t>If you do, uncheck all the boxes except ‘blank’ and delete the row</w:t>
      </w:r>
      <w:r w:rsidR="001A2376">
        <w:t>(</w:t>
      </w:r>
      <w:r w:rsidRPr="001A2376">
        <w:t>s</w:t>
      </w:r>
      <w:r w:rsidR="001A2376">
        <w:t>)</w:t>
      </w:r>
      <w:r w:rsidRPr="001A2376">
        <w:t xml:space="preserve"> with the missing values.  </w:t>
      </w:r>
    </w:p>
    <w:p w:rsidR="00590ABD" w:rsidRDefault="00590ABD" w:rsidP="00590ABD">
      <w:pPr>
        <w:pStyle w:val="ListParagraph"/>
      </w:pPr>
    </w:p>
    <w:p w:rsidR="004A3D05" w:rsidRPr="001A2376" w:rsidRDefault="00590ABD" w:rsidP="00590ABD">
      <w:pPr>
        <w:pStyle w:val="ListParagraph"/>
        <w:spacing w:before="120" w:after="120" w:line="240" w:lineRule="auto"/>
        <w:ind w:left="450"/>
        <w:contextualSpacing w:val="0"/>
        <w:jc w:val="center"/>
      </w:pPr>
      <w:r>
        <w:rPr>
          <w:noProof/>
          <w:lang w:eastAsia="zh-CN"/>
        </w:rPr>
        <w:drawing>
          <wp:inline distT="0" distB="0" distL="0" distR="0" wp14:anchorId="75A8D080" wp14:editId="6853BEDA">
            <wp:extent cx="3848100" cy="2183130"/>
            <wp:effectExtent l="0" t="0" r="0" b="7620"/>
            <wp:docPr id="5" name="Picture 5" descr="C:\Users\sand147\Desktop\exported results to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147\Desktop\exported results to exc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8100" cy="2183130"/>
                    </a:xfrm>
                    <a:prstGeom prst="rect">
                      <a:avLst/>
                    </a:prstGeom>
                    <a:noFill/>
                    <a:ln>
                      <a:noFill/>
                    </a:ln>
                  </pic:spPr>
                </pic:pic>
              </a:graphicData>
            </a:graphic>
          </wp:inline>
        </w:drawing>
      </w:r>
    </w:p>
    <w:p w:rsidR="00430E04" w:rsidRDefault="00C04C23" w:rsidP="00920B17">
      <w:pPr>
        <w:pStyle w:val="ListParagraph"/>
        <w:numPr>
          <w:ilvl w:val="0"/>
          <w:numId w:val="2"/>
        </w:numPr>
        <w:spacing w:before="120" w:after="120" w:line="240" w:lineRule="auto"/>
        <w:ind w:left="450" w:hanging="450"/>
        <w:contextualSpacing w:val="0"/>
        <w:jc w:val="both"/>
      </w:pPr>
      <w:r>
        <w:t xml:space="preserve">Save the </w:t>
      </w:r>
      <w:proofErr w:type="spellStart"/>
      <w:r>
        <w:t>xls</w:t>
      </w:r>
      <w:proofErr w:type="spellEnd"/>
      <w:r>
        <w:t xml:space="preserve"> file </w:t>
      </w:r>
      <w:r w:rsidR="004A3D05">
        <w:t>in a folder called ‘</w:t>
      </w:r>
      <w:proofErr w:type="spellStart"/>
      <w:r w:rsidR="004A3D05">
        <w:t>xls</w:t>
      </w:r>
      <w:proofErr w:type="spellEnd"/>
      <w:r w:rsidR="004A3D05">
        <w:t xml:space="preserve"> files’ </w:t>
      </w:r>
      <w:r>
        <w:t>with</w:t>
      </w:r>
      <w:r w:rsidR="00430E04">
        <w:t xml:space="preserve"> the same name as </w:t>
      </w:r>
      <w:r w:rsidR="00430E04" w:rsidRPr="00047B3F">
        <w:t xml:space="preserve">the </w:t>
      </w:r>
      <w:r w:rsidR="004A3D05">
        <w:t>sample</w:t>
      </w:r>
      <w:r w:rsidR="003D15F0">
        <w:t>.</w:t>
      </w:r>
    </w:p>
    <w:p w:rsidR="00047B3F" w:rsidRDefault="00047B3F" w:rsidP="00920B17">
      <w:pPr>
        <w:pStyle w:val="ListParagraph"/>
        <w:numPr>
          <w:ilvl w:val="0"/>
          <w:numId w:val="2"/>
        </w:numPr>
        <w:spacing w:before="120" w:after="120" w:line="240" w:lineRule="auto"/>
        <w:ind w:left="450" w:hanging="450"/>
        <w:contextualSpacing w:val="0"/>
        <w:jc w:val="both"/>
      </w:pPr>
      <w:r>
        <w:t xml:space="preserve">Repeat for each </w:t>
      </w:r>
      <w:proofErr w:type="spellStart"/>
      <w:r>
        <w:t>datafile</w:t>
      </w:r>
      <w:proofErr w:type="spellEnd"/>
      <w:r>
        <w:t>.</w:t>
      </w:r>
      <w:r w:rsidR="00CC7CA7">
        <w:t xml:space="preserve"> </w:t>
      </w:r>
      <w:r>
        <w:t xml:space="preserve">Make sure </w:t>
      </w:r>
      <w:r w:rsidR="00CC7CA7">
        <w:t xml:space="preserve">they </w:t>
      </w:r>
      <w:proofErr w:type="gramStart"/>
      <w:r w:rsidR="00CC7CA7">
        <w:t>are all</w:t>
      </w:r>
      <w:r>
        <w:t xml:space="preserve"> saved</w:t>
      </w:r>
      <w:proofErr w:type="gramEnd"/>
      <w:r>
        <w:t xml:space="preserve"> together in one folder.</w:t>
      </w:r>
    </w:p>
    <w:p w:rsidR="009914ED" w:rsidRDefault="004255EE" w:rsidP="00920B17">
      <w:pPr>
        <w:pStyle w:val="ListParagraph"/>
        <w:numPr>
          <w:ilvl w:val="0"/>
          <w:numId w:val="2"/>
        </w:numPr>
        <w:spacing w:before="120" w:after="120" w:line="240" w:lineRule="auto"/>
        <w:ind w:left="450" w:hanging="450"/>
        <w:contextualSpacing w:val="0"/>
        <w:jc w:val="both"/>
      </w:pPr>
      <w:r>
        <w:t xml:space="preserve">Close </w:t>
      </w:r>
      <w:proofErr w:type="spellStart"/>
      <w:r>
        <w:t>Chemstation</w:t>
      </w:r>
      <w:proofErr w:type="spellEnd"/>
      <w:r>
        <w:t>. (Important</w:t>
      </w:r>
      <w:ins w:id="7" w:author="Elizabeth McKenzie" w:date="2019-05-01T11:04:00Z">
        <w:r w:rsidR="0091469B">
          <w:t xml:space="preserve"> to do this</w:t>
        </w:r>
      </w:ins>
      <w:r>
        <w:t>, if you are using AMDIS with .D files.)</w:t>
      </w:r>
    </w:p>
    <w:p w:rsidR="00611BA9" w:rsidRDefault="00611BA9" w:rsidP="00920B17">
      <w:pPr>
        <w:pStyle w:val="ListParagraph"/>
        <w:numPr>
          <w:ilvl w:val="0"/>
          <w:numId w:val="2"/>
        </w:numPr>
        <w:spacing w:before="120" w:after="120" w:line="240" w:lineRule="auto"/>
        <w:ind w:left="450" w:hanging="450"/>
        <w:contextualSpacing w:val="0"/>
        <w:jc w:val="both"/>
      </w:pPr>
      <w:r>
        <w:t xml:space="preserve">Another option for automatic </w:t>
      </w:r>
      <w:proofErr w:type="gramStart"/>
      <w:r>
        <w:t>library search report exportation</w:t>
      </w:r>
      <w:proofErr w:type="gramEnd"/>
      <w:r>
        <w:t xml:space="preserve"> is to use the command under “Export Reports” tab: “Library search report for selected folder”. </w:t>
      </w:r>
      <w:proofErr w:type="gramStart"/>
      <w:r>
        <w:t>this</w:t>
      </w:r>
      <w:proofErr w:type="gramEnd"/>
      <w:r>
        <w:t xml:space="preserve"> function will automatically export every raw data file within the selected folder. </w:t>
      </w:r>
      <w:proofErr w:type="gramStart"/>
      <w:r>
        <w:t>And</w:t>
      </w:r>
      <w:proofErr w:type="gramEnd"/>
      <w:r>
        <w:t xml:space="preserve"> a csv file will generated under each .D directory. In later step in </w:t>
      </w:r>
      <w:proofErr w:type="spellStart"/>
      <w:r>
        <w:t>massomics</w:t>
      </w:r>
      <w:proofErr w:type="spellEnd"/>
      <w:r>
        <w:t xml:space="preserve"> pipeline, the software will use these csv files directly to generate the sub library.</w:t>
      </w:r>
    </w:p>
    <w:p w:rsidR="00611BA9" w:rsidRPr="001D3D19" w:rsidRDefault="00611BA9" w:rsidP="00920B17">
      <w:pPr>
        <w:spacing w:before="120" w:after="120" w:line="240" w:lineRule="auto"/>
        <w:ind w:left="450" w:hanging="450"/>
        <w:jc w:val="both"/>
      </w:pPr>
      <w:r>
        <w:rPr>
          <w:noProof/>
          <w:lang w:eastAsia="zh-CN"/>
        </w:rPr>
        <w:drawing>
          <wp:inline distT="0" distB="0" distL="0" distR="0" wp14:anchorId="09F67090">
            <wp:extent cx="5943600" cy="279855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57" b="53264"/>
                    <a:stretch/>
                  </pic:blipFill>
                  <pic:spPr bwMode="auto">
                    <a:xfrm>
                      <a:off x="0" y="0"/>
                      <a:ext cx="5972160" cy="2812004"/>
                    </a:xfrm>
                    <a:prstGeom prst="rect">
                      <a:avLst/>
                    </a:prstGeom>
                    <a:noFill/>
                    <a:ln>
                      <a:noFill/>
                    </a:ln>
                    <a:extLst>
                      <a:ext uri="{53640926-AAD7-44D8-BBD7-CCE9431645EC}">
                        <a14:shadowObscured xmlns:a14="http://schemas.microsoft.com/office/drawing/2010/main"/>
                      </a:ext>
                    </a:extLst>
                  </pic:spPr>
                </pic:pic>
              </a:graphicData>
            </a:graphic>
          </wp:inline>
        </w:drawing>
      </w:r>
    </w:p>
    <w:p w:rsidR="00430E04" w:rsidRPr="00207FB9" w:rsidRDefault="00430E04" w:rsidP="00920B17">
      <w:pPr>
        <w:pStyle w:val="Heading2"/>
        <w:ind w:left="450" w:hanging="450"/>
      </w:pPr>
      <w:bookmarkStart w:id="8" w:name="_Toc9497671"/>
      <w:r w:rsidRPr="00207FB9">
        <w:lastRenderedPageBreak/>
        <w:t>R console</w:t>
      </w:r>
      <w:r w:rsidR="007E4CAF" w:rsidRPr="00207FB9">
        <w:t>: merge the identification output to make a library</w:t>
      </w:r>
      <w:bookmarkEnd w:id="8"/>
    </w:p>
    <w:p w:rsidR="00570A75" w:rsidRDefault="00570A75" w:rsidP="00920B17">
      <w:pPr>
        <w:pStyle w:val="ListParagraph"/>
        <w:numPr>
          <w:ilvl w:val="0"/>
          <w:numId w:val="2"/>
        </w:numPr>
        <w:spacing w:before="120" w:after="120" w:line="240" w:lineRule="auto"/>
        <w:ind w:left="450" w:hanging="450"/>
        <w:contextualSpacing w:val="0"/>
        <w:jc w:val="both"/>
      </w:pPr>
      <w:r>
        <w:t xml:space="preserve">Ensure that you have one folder with all of the data files you want to analyse in </w:t>
      </w:r>
      <w:r w:rsidR="00060B11">
        <w:t>CDF</w:t>
      </w:r>
      <w:r w:rsidR="007B7F32">
        <w:t xml:space="preserve"> </w:t>
      </w:r>
      <w:r w:rsidR="00FD163E">
        <w:t>(</w:t>
      </w:r>
      <w:r w:rsidR="007B7F32">
        <w:t>‘</w:t>
      </w:r>
      <w:r w:rsidR="00FD163E">
        <w:t>common data format</w:t>
      </w:r>
      <w:r w:rsidR="007B7F32">
        <w:t>’</w:t>
      </w:r>
      <w:r w:rsidR="00FD163E">
        <w:t>)</w:t>
      </w:r>
      <w:r>
        <w:t xml:space="preserve"> format.</w:t>
      </w:r>
    </w:p>
    <w:p w:rsidR="0001185C" w:rsidRDefault="003D7E20" w:rsidP="00920B17">
      <w:pPr>
        <w:pStyle w:val="ListParagraph"/>
        <w:numPr>
          <w:ilvl w:val="0"/>
          <w:numId w:val="2"/>
        </w:numPr>
        <w:spacing w:before="120" w:after="120" w:line="240" w:lineRule="auto"/>
        <w:ind w:left="450" w:hanging="450"/>
        <w:contextualSpacing w:val="0"/>
        <w:jc w:val="both"/>
      </w:pPr>
      <w:r>
        <w:t xml:space="preserve">Open </w:t>
      </w:r>
      <w:proofErr w:type="spellStart"/>
      <w:r w:rsidR="00DB7548">
        <w:t>MassOmics</w:t>
      </w:r>
      <w:proofErr w:type="spellEnd"/>
    </w:p>
    <w:p w:rsidR="0001185C" w:rsidRDefault="007B7F32" w:rsidP="00920B17">
      <w:pPr>
        <w:pStyle w:val="ListParagraph"/>
        <w:numPr>
          <w:ilvl w:val="0"/>
          <w:numId w:val="2"/>
        </w:numPr>
        <w:spacing w:before="120" w:after="120" w:line="240" w:lineRule="auto"/>
        <w:ind w:left="450" w:hanging="450"/>
        <w:contextualSpacing w:val="0"/>
        <w:jc w:val="both"/>
      </w:pPr>
      <w:r>
        <w:t>C</w:t>
      </w:r>
      <w:r w:rsidR="00DB7548">
        <w:t>hoose</w:t>
      </w:r>
      <w:r w:rsidR="0001185C">
        <w:t xml:space="preserve"> – </w:t>
      </w:r>
      <w:r w:rsidR="00935712">
        <w:t>Software</w:t>
      </w:r>
      <w:r w:rsidR="002478BE">
        <w:t xml:space="preserve"> -</w:t>
      </w:r>
      <w:r w:rsidR="0001185C">
        <w:t>create a sub-NIST library.</w:t>
      </w:r>
      <w:r w:rsidR="00CF53A2">
        <w:t xml:space="preserve"> </w:t>
      </w:r>
    </w:p>
    <w:p w:rsidR="008D4668" w:rsidRDefault="003B70A9" w:rsidP="00920B17">
      <w:pPr>
        <w:pStyle w:val="ListParagraph"/>
        <w:numPr>
          <w:ilvl w:val="0"/>
          <w:numId w:val="2"/>
        </w:numPr>
        <w:spacing w:before="120" w:after="120" w:line="240" w:lineRule="auto"/>
        <w:ind w:left="450" w:hanging="450"/>
        <w:contextualSpacing w:val="0"/>
        <w:jc w:val="both"/>
      </w:pPr>
      <w:r>
        <w:t>Go to Step 1 - Setup w</w:t>
      </w:r>
      <w:r w:rsidR="00FE7B72">
        <w:t>orking direct</w:t>
      </w:r>
      <w:r w:rsidR="006971AA">
        <w:t>ory</w:t>
      </w:r>
      <w:r>
        <w:t xml:space="preserve"> </w:t>
      </w:r>
      <w:r w:rsidR="008D4668">
        <w:t xml:space="preserve">- </w:t>
      </w:r>
      <w:r w:rsidR="00CF53A2">
        <w:t xml:space="preserve">select </w:t>
      </w:r>
      <w:r w:rsidR="008D4668">
        <w:t xml:space="preserve">the folder containing the </w:t>
      </w:r>
      <w:r w:rsidR="00060B11">
        <w:t>A</w:t>
      </w:r>
      <w:r>
        <w:t xml:space="preserve">gilent, </w:t>
      </w:r>
      <w:r w:rsidR="00060B11">
        <w:t>CDF</w:t>
      </w:r>
      <w:r>
        <w:t xml:space="preserve"> and </w:t>
      </w:r>
      <w:proofErr w:type="spellStart"/>
      <w:r w:rsidR="00CF53A2">
        <w:t>xls</w:t>
      </w:r>
      <w:proofErr w:type="spellEnd"/>
      <w:r w:rsidR="008D4668">
        <w:t xml:space="preserve"> </w:t>
      </w:r>
      <w:r>
        <w:t xml:space="preserve">folder, but not the </w:t>
      </w:r>
      <w:proofErr w:type="spellStart"/>
      <w:r>
        <w:t>xls</w:t>
      </w:r>
      <w:proofErr w:type="spellEnd"/>
      <w:r>
        <w:t xml:space="preserve"> folder itself.</w:t>
      </w:r>
    </w:p>
    <w:p w:rsidR="009D485D" w:rsidRDefault="009D485D" w:rsidP="00920B17">
      <w:pPr>
        <w:pStyle w:val="ListParagraph"/>
        <w:numPr>
          <w:ilvl w:val="0"/>
          <w:numId w:val="2"/>
        </w:numPr>
        <w:spacing w:before="120" w:after="120" w:line="240" w:lineRule="auto"/>
        <w:ind w:left="450" w:hanging="450"/>
        <w:contextualSpacing w:val="0"/>
        <w:jc w:val="both"/>
      </w:pPr>
      <w:r>
        <w:t xml:space="preserve">Then - Generate entry – Run - select </w:t>
      </w:r>
      <w:proofErr w:type="spellStart"/>
      <w:r>
        <w:t>xls</w:t>
      </w:r>
      <w:proofErr w:type="spellEnd"/>
      <w:r>
        <w:t xml:space="preserve"> file</w:t>
      </w:r>
    </w:p>
    <w:p w:rsidR="00392AD8" w:rsidRDefault="005774BB" w:rsidP="00920B17">
      <w:pPr>
        <w:pStyle w:val="ListParagraph"/>
        <w:numPr>
          <w:ilvl w:val="0"/>
          <w:numId w:val="2"/>
        </w:numPr>
        <w:spacing w:before="120" w:after="120" w:line="240" w:lineRule="auto"/>
        <w:ind w:left="450" w:hanging="450"/>
        <w:contextualSpacing w:val="0"/>
        <w:jc w:val="both"/>
      </w:pPr>
      <w:r>
        <w:t xml:space="preserve">Wait until it completes.  Two files </w:t>
      </w:r>
      <w:proofErr w:type="gramStart"/>
      <w:r>
        <w:t>are generated</w:t>
      </w:r>
      <w:proofErr w:type="gramEnd"/>
      <w:r>
        <w:t>: ‘Merged’ = all data</w:t>
      </w:r>
      <w:r w:rsidR="003B70A9">
        <w:t xml:space="preserve"> merged</w:t>
      </w:r>
      <w:r>
        <w:t>, and ‘U</w:t>
      </w:r>
      <w:r w:rsidR="00FE7B72">
        <w:t>nique entry</w:t>
      </w:r>
      <w:r>
        <w:t xml:space="preserve"> no’ </w:t>
      </w:r>
      <w:r w:rsidR="00FE7B72">
        <w:t xml:space="preserve">= </w:t>
      </w:r>
      <w:r>
        <w:t xml:space="preserve">the </w:t>
      </w:r>
      <w:r w:rsidR="003B70A9">
        <w:t xml:space="preserve">NIST </w:t>
      </w:r>
      <w:r>
        <w:t>ID number of all compounds, sorted, with duplicates removed.</w:t>
      </w:r>
    </w:p>
    <w:p w:rsidR="00060B11" w:rsidRDefault="00345459" w:rsidP="00920B17">
      <w:pPr>
        <w:pStyle w:val="ListParagraph"/>
        <w:numPr>
          <w:ilvl w:val="0"/>
          <w:numId w:val="2"/>
        </w:numPr>
        <w:spacing w:before="120" w:after="120" w:line="240" w:lineRule="auto"/>
        <w:ind w:left="450" w:hanging="450"/>
        <w:contextualSpacing w:val="0"/>
        <w:jc w:val="both"/>
      </w:pPr>
      <w:r>
        <w:t xml:space="preserve">At this stage, if there are any mass spectra you want to add manually, using NIST entry ID numbers, you can just add them to the </w:t>
      </w:r>
      <w:proofErr w:type="gramStart"/>
      <w:r>
        <w:t>Unique</w:t>
      </w:r>
      <w:proofErr w:type="gramEnd"/>
      <w:r>
        <w:t xml:space="preserve"> entry list. Just double-check they are</w:t>
      </w:r>
      <w:r w:rsidR="003B70A9">
        <w:t xml:space="preserve"> no</w:t>
      </w:r>
      <w:r>
        <w:t>t already there</w:t>
      </w:r>
      <w:r w:rsidR="00060B11">
        <w:t>.</w:t>
      </w:r>
    </w:p>
    <w:p w:rsidR="00060B11" w:rsidRDefault="00060B11" w:rsidP="00920B17">
      <w:pPr>
        <w:pStyle w:val="ListParagraph"/>
        <w:numPr>
          <w:ilvl w:val="0"/>
          <w:numId w:val="2"/>
        </w:numPr>
        <w:spacing w:before="120" w:after="120" w:line="240" w:lineRule="auto"/>
        <w:ind w:left="450" w:hanging="450"/>
        <w:contextualSpacing w:val="0"/>
        <w:jc w:val="both"/>
      </w:pPr>
      <w:r>
        <w:t xml:space="preserve">The simplified process </w:t>
      </w:r>
      <w:proofErr w:type="gramStart"/>
      <w:r>
        <w:t>could be achieved</w:t>
      </w:r>
      <w:proofErr w:type="gramEnd"/>
      <w:r>
        <w:t xml:space="preserve"> via the batch library export mode: after step. 19, you can press </w:t>
      </w:r>
      <w:proofErr w:type="gramStart"/>
      <w:r>
        <w:t>the  “</w:t>
      </w:r>
      <w:proofErr w:type="gramEnd"/>
      <w:r>
        <w:t>Generate entry” and select the Agilent data file folder. The function will search all Agilent data in this folder for any library pre-search result files.</w:t>
      </w:r>
    </w:p>
    <w:p w:rsidR="00060B11" w:rsidRDefault="00060B11" w:rsidP="00590ABD">
      <w:pPr>
        <w:pStyle w:val="ListParagraph"/>
        <w:spacing w:before="120" w:after="120" w:line="240" w:lineRule="auto"/>
        <w:ind w:left="450" w:hanging="450"/>
        <w:contextualSpacing w:val="0"/>
        <w:jc w:val="center"/>
      </w:pPr>
      <w:r>
        <w:rPr>
          <w:noProof/>
          <w:lang w:eastAsia="zh-CN"/>
        </w:rPr>
        <w:drawing>
          <wp:inline distT="0" distB="0" distL="0" distR="0" wp14:anchorId="60BCB258" wp14:editId="4212CFE8">
            <wp:extent cx="3389630" cy="39503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9630" cy="3950335"/>
                    </a:xfrm>
                    <a:prstGeom prst="rect">
                      <a:avLst/>
                    </a:prstGeom>
                    <a:noFill/>
                  </pic:spPr>
                </pic:pic>
              </a:graphicData>
            </a:graphic>
          </wp:inline>
        </w:drawing>
      </w:r>
    </w:p>
    <w:p w:rsidR="0057517E" w:rsidRDefault="0057517E" w:rsidP="00920B17">
      <w:pPr>
        <w:ind w:left="450" w:hanging="450"/>
      </w:pPr>
      <w:r>
        <w:br w:type="page"/>
      </w:r>
    </w:p>
    <w:p w:rsidR="004570A9" w:rsidRDefault="004570A9" w:rsidP="00920B17">
      <w:pPr>
        <w:pStyle w:val="Heading2"/>
        <w:ind w:left="450" w:hanging="450"/>
      </w:pPr>
      <w:bookmarkStart w:id="9" w:name="_Toc9497672"/>
      <w:r>
        <w:lastRenderedPageBreak/>
        <w:t>Lib2 NIST converter</w:t>
      </w:r>
      <w:r w:rsidR="005B08B4">
        <w:t>: convert library to AMDIS compatible format</w:t>
      </w:r>
      <w:bookmarkEnd w:id="9"/>
    </w:p>
    <w:p w:rsidR="00A05C38" w:rsidRDefault="008660FB" w:rsidP="00920B17">
      <w:pPr>
        <w:pStyle w:val="ListParagraph"/>
        <w:numPr>
          <w:ilvl w:val="0"/>
          <w:numId w:val="2"/>
        </w:numPr>
        <w:spacing w:before="120" w:after="120" w:line="240" w:lineRule="auto"/>
        <w:ind w:left="450" w:hanging="450"/>
        <w:contextualSpacing w:val="0"/>
        <w:jc w:val="both"/>
      </w:pPr>
      <w:r>
        <w:t xml:space="preserve">Open the </w:t>
      </w:r>
      <w:r w:rsidR="00FE7B72">
        <w:t>Lib2</w:t>
      </w:r>
      <w:r w:rsidR="00A25A16">
        <w:t>N</w:t>
      </w:r>
      <w:r w:rsidR="00FE7B72">
        <w:t>ist converter</w:t>
      </w:r>
      <w:r>
        <w:t xml:space="preserve"> (free – download from AMDIS website)</w:t>
      </w:r>
    </w:p>
    <w:p w:rsidR="00A05C38" w:rsidRDefault="00316FB1" w:rsidP="00920B17">
      <w:pPr>
        <w:pStyle w:val="ListParagraph"/>
        <w:numPr>
          <w:ilvl w:val="0"/>
          <w:numId w:val="2"/>
        </w:numPr>
        <w:spacing w:before="120" w:after="120" w:line="240" w:lineRule="auto"/>
        <w:ind w:left="450" w:hanging="450"/>
        <w:contextualSpacing w:val="0"/>
        <w:jc w:val="both"/>
      </w:pPr>
      <w:r>
        <w:t>Select</w:t>
      </w:r>
      <w:r w:rsidR="00A25A16">
        <w:t xml:space="preserve"> </w:t>
      </w:r>
      <w:r w:rsidR="007E5612">
        <w:t xml:space="preserve">the </w:t>
      </w:r>
      <w:r>
        <w:t xml:space="preserve">full </w:t>
      </w:r>
      <w:r w:rsidR="00A25A16">
        <w:t>NIST library</w:t>
      </w:r>
      <w:r w:rsidR="00FE7B72">
        <w:t xml:space="preserve"> </w:t>
      </w:r>
      <w:r w:rsidR="00A25A16">
        <w:t>(</w:t>
      </w:r>
      <w:proofErr w:type="spellStart"/>
      <w:r>
        <w:t>eg</w:t>
      </w:r>
      <w:proofErr w:type="spellEnd"/>
      <w:r>
        <w:t>: c:database/NIST14</w:t>
      </w:r>
      <w:r w:rsidR="00A25A16">
        <w:t xml:space="preserve">.L) </w:t>
      </w:r>
    </w:p>
    <w:p w:rsidR="00316FB1" w:rsidRDefault="00316FB1" w:rsidP="00920B17">
      <w:pPr>
        <w:pStyle w:val="ListParagraph"/>
        <w:numPr>
          <w:ilvl w:val="0"/>
          <w:numId w:val="2"/>
        </w:numPr>
        <w:spacing w:before="120" w:after="120" w:line="240" w:lineRule="auto"/>
        <w:ind w:left="450" w:hanging="450"/>
        <w:contextualSpacing w:val="0"/>
        <w:jc w:val="both"/>
      </w:pPr>
      <w:r>
        <w:t xml:space="preserve">Check </w:t>
      </w:r>
      <w:r w:rsidR="00C4448F">
        <w:t xml:space="preserve">that </w:t>
      </w:r>
      <w:r>
        <w:t xml:space="preserve">the NIST library </w:t>
      </w:r>
      <w:proofErr w:type="spellStart"/>
      <w:r>
        <w:t>filepath</w:t>
      </w:r>
      <w:proofErr w:type="spellEnd"/>
      <w:r>
        <w:t xml:space="preserve"> is correct.  Change it if it </w:t>
      </w:r>
      <w:proofErr w:type="gramStart"/>
      <w:r>
        <w:t>isn’t</w:t>
      </w:r>
      <w:proofErr w:type="gramEnd"/>
      <w:r>
        <w:t>.</w:t>
      </w:r>
    </w:p>
    <w:p w:rsidR="00A05C38" w:rsidRDefault="007E5612" w:rsidP="00920B17">
      <w:pPr>
        <w:pStyle w:val="ListParagraph"/>
        <w:numPr>
          <w:ilvl w:val="0"/>
          <w:numId w:val="2"/>
        </w:numPr>
        <w:spacing w:before="120" w:after="120" w:line="240" w:lineRule="auto"/>
        <w:ind w:left="450" w:hanging="450"/>
        <w:contextualSpacing w:val="0"/>
        <w:jc w:val="both"/>
      </w:pPr>
      <w:r>
        <w:t>Change the “output” (file path) to your working folder</w:t>
      </w:r>
      <w:r w:rsidR="00316FB1">
        <w:t>.</w:t>
      </w:r>
    </w:p>
    <w:p w:rsidR="00C4448F" w:rsidRPr="00F869E8" w:rsidRDefault="00316FB1" w:rsidP="00920B17">
      <w:pPr>
        <w:pStyle w:val="ListParagraph"/>
        <w:numPr>
          <w:ilvl w:val="0"/>
          <w:numId w:val="2"/>
        </w:numPr>
        <w:spacing w:before="120" w:after="120" w:line="240" w:lineRule="auto"/>
        <w:ind w:left="450" w:hanging="450"/>
        <w:contextualSpacing w:val="0"/>
        <w:jc w:val="both"/>
      </w:pPr>
      <w:r w:rsidRPr="00F869E8">
        <w:t>Select ‘Define subset’.</w:t>
      </w:r>
    </w:p>
    <w:p w:rsidR="00316FB1" w:rsidRPr="00F869E8" w:rsidRDefault="00316FB1" w:rsidP="00920B17">
      <w:pPr>
        <w:pStyle w:val="ListParagraph"/>
        <w:numPr>
          <w:ilvl w:val="1"/>
          <w:numId w:val="2"/>
        </w:numPr>
        <w:spacing w:before="120" w:after="120" w:line="240" w:lineRule="auto"/>
        <w:ind w:left="450" w:hanging="450"/>
        <w:contextualSpacing w:val="0"/>
        <w:jc w:val="both"/>
      </w:pPr>
      <w:r w:rsidRPr="00F869E8">
        <w:t xml:space="preserve"> Check that </w:t>
      </w:r>
      <w:r w:rsidR="004570A9" w:rsidRPr="00F869E8">
        <w:t xml:space="preserve">subset type </w:t>
      </w:r>
      <w:r w:rsidRPr="00F869E8">
        <w:t>is ‘</w:t>
      </w:r>
      <w:r w:rsidR="004570A9" w:rsidRPr="00F869E8">
        <w:t>ID numbers</w:t>
      </w:r>
      <w:r w:rsidRPr="00F869E8">
        <w:t>’.</w:t>
      </w:r>
    </w:p>
    <w:p w:rsidR="00A05C38" w:rsidRPr="00F869E8" w:rsidRDefault="00316FB1" w:rsidP="00920B17">
      <w:pPr>
        <w:pStyle w:val="ListParagraph"/>
        <w:numPr>
          <w:ilvl w:val="1"/>
          <w:numId w:val="2"/>
        </w:numPr>
        <w:spacing w:before="120" w:after="120" w:line="240" w:lineRule="auto"/>
        <w:ind w:left="450" w:hanging="450"/>
        <w:contextualSpacing w:val="0"/>
        <w:jc w:val="both"/>
      </w:pPr>
      <w:r w:rsidRPr="00F869E8">
        <w:t>Check Subset source is ‘from file’. Select Browse</w:t>
      </w:r>
      <w:r w:rsidR="00FE7B72" w:rsidRPr="00F869E8">
        <w:t xml:space="preserve">- </w:t>
      </w:r>
      <w:proofErr w:type="gramStart"/>
      <w:r w:rsidRPr="00F869E8">
        <w:t>and navigate to your unique entry no.</w:t>
      </w:r>
      <w:r w:rsidR="007E5612" w:rsidRPr="00F869E8">
        <w:t>txt</w:t>
      </w:r>
      <w:r w:rsidRPr="00F869E8">
        <w:t xml:space="preserve"> file</w:t>
      </w:r>
      <w:proofErr w:type="gramEnd"/>
      <w:r w:rsidRPr="00F869E8">
        <w:t xml:space="preserve"> and select ‘Open’. P</w:t>
      </w:r>
      <w:r w:rsidR="00FE7B72" w:rsidRPr="00F869E8">
        <w:t>ress OK</w:t>
      </w:r>
      <w:r w:rsidRPr="00F869E8">
        <w:t>.</w:t>
      </w:r>
    </w:p>
    <w:p w:rsidR="00316FB1" w:rsidRPr="00F869E8" w:rsidRDefault="00316FB1" w:rsidP="00920B17">
      <w:pPr>
        <w:pStyle w:val="ListParagraph"/>
        <w:numPr>
          <w:ilvl w:val="1"/>
          <w:numId w:val="2"/>
        </w:numPr>
        <w:spacing w:before="120" w:after="120" w:line="240" w:lineRule="auto"/>
        <w:ind w:left="450" w:hanging="450"/>
        <w:contextualSpacing w:val="0"/>
        <w:jc w:val="both"/>
      </w:pPr>
      <w:r w:rsidRPr="00F869E8">
        <w:t>Click on the input libraries or text file to highlight it.</w:t>
      </w:r>
    </w:p>
    <w:p w:rsidR="00A05C38" w:rsidRPr="00F869E8" w:rsidRDefault="00316FB1" w:rsidP="00920B17">
      <w:pPr>
        <w:pStyle w:val="ListParagraph"/>
        <w:numPr>
          <w:ilvl w:val="1"/>
          <w:numId w:val="2"/>
        </w:numPr>
        <w:spacing w:before="120" w:after="120" w:line="240" w:lineRule="auto"/>
        <w:ind w:left="450" w:hanging="450"/>
        <w:contextualSpacing w:val="0"/>
        <w:jc w:val="both"/>
      </w:pPr>
      <w:r w:rsidRPr="00F869E8">
        <w:t xml:space="preserve">Check that the output format is in </w:t>
      </w:r>
      <w:r w:rsidR="00A245F1" w:rsidRPr="00F869E8">
        <w:t xml:space="preserve">MSP </w:t>
      </w:r>
    </w:p>
    <w:p w:rsidR="00316FB1" w:rsidRPr="00F869E8" w:rsidRDefault="00316FB1" w:rsidP="00920B17">
      <w:pPr>
        <w:pStyle w:val="ListParagraph"/>
        <w:numPr>
          <w:ilvl w:val="1"/>
          <w:numId w:val="2"/>
        </w:numPr>
        <w:spacing w:before="120" w:after="120" w:line="240" w:lineRule="auto"/>
        <w:ind w:left="450" w:hanging="450"/>
        <w:contextualSpacing w:val="0"/>
        <w:jc w:val="both"/>
      </w:pPr>
      <w:r w:rsidRPr="00F869E8">
        <w:t>Click on ‘C</w:t>
      </w:r>
      <w:r w:rsidR="00FE7B72" w:rsidRPr="00F869E8">
        <w:t>onvert</w:t>
      </w:r>
      <w:r w:rsidRPr="00F869E8">
        <w:t>’</w:t>
      </w:r>
    </w:p>
    <w:p w:rsidR="00FE7B72" w:rsidRDefault="00316FB1" w:rsidP="00920B17">
      <w:pPr>
        <w:pStyle w:val="ListParagraph"/>
        <w:numPr>
          <w:ilvl w:val="1"/>
          <w:numId w:val="2"/>
        </w:numPr>
        <w:spacing w:before="120" w:after="120" w:line="240" w:lineRule="auto"/>
        <w:ind w:left="450" w:hanging="450"/>
        <w:contextualSpacing w:val="0"/>
        <w:jc w:val="both"/>
      </w:pPr>
      <w:r w:rsidRPr="00F869E8">
        <w:t xml:space="preserve">A file should appear in your working folder called NISTXX.msp.  </w:t>
      </w:r>
    </w:p>
    <w:p w:rsidR="00060B11" w:rsidRDefault="00060B11" w:rsidP="00920B17">
      <w:pPr>
        <w:pStyle w:val="ListParagraph"/>
        <w:numPr>
          <w:ilvl w:val="0"/>
          <w:numId w:val="2"/>
        </w:numPr>
        <w:spacing w:before="120" w:after="120" w:line="240" w:lineRule="auto"/>
        <w:ind w:left="450" w:hanging="450"/>
        <w:contextualSpacing w:val="0"/>
        <w:jc w:val="both"/>
      </w:pPr>
      <w:r>
        <w:t xml:space="preserve">The simplified process of this section could be achieved via the built-in function of </w:t>
      </w:r>
      <w:proofErr w:type="spellStart"/>
      <w:r>
        <w:t>MassOmics</w:t>
      </w:r>
      <w:proofErr w:type="spellEnd"/>
      <w:r>
        <w:t xml:space="preserve"> </w:t>
      </w:r>
      <w:proofErr w:type="gramStart"/>
      <w:r>
        <w:t>In</w:t>
      </w:r>
      <w:proofErr w:type="gramEnd"/>
      <w:r>
        <w:t xml:space="preserve"> STEP 2 Make an MS library. You can specify the </w:t>
      </w:r>
      <w:r w:rsidRPr="00060B11">
        <w:t xml:space="preserve">Lib2Nist </w:t>
      </w:r>
      <w:r>
        <w:t>installation path then press the generate MSP library button and finally choose the “</w:t>
      </w:r>
      <w:r w:rsidRPr="00F869E8">
        <w:t>unique entry no.txt</w:t>
      </w:r>
      <w:r>
        <w:t xml:space="preserve">”. The function will find the </w:t>
      </w:r>
      <w:r w:rsidRPr="00060B11">
        <w:t>Lib2Nist</w:t>
      </w:r>
      <w:r>
        <w:t>.exe and perform the MSP sub-library exportation automatically.</w:t>
      </w:r>
    </w:p>
    <w:p w:rsidR="00060B11" w:rsidRDefault="00060B11" w:rsidP="00590ABD">
      <w:pPr>
        <w:pStyle w:val="ListParagraph"/>
        <w:spacing w:before="120" w:after="120" w:line="240" w:lineRule="auto"/>
        <w:ind w:left="450" w:hanging="450"/>
        <w:contextualSpacing w:val="0"/>
        <w:jc w:val="center"/>
      </w:pPr>
      <w:r>
        <w:rPr>
          <w:noProof/>
          <w:lang w:eastAsia="zh-CN"/>
        </w:rPr>
        <w:drawing>
          <wp:inline distT="0" distB="0" distL="0" distR="0" wp14:anchorId="58D54AF2">
            <wp:extent cx="3389630" cy="39446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9630" cy="3944620"/>
                    </a:xfrm>
                    <a:prstGeom prst="rect">
                      <a:avLst/>
                    </a:prstGeom>
                    <a:noFill/>
                  </pic:spPr>
                </pic:pic>
              </a:graphicData>
            </a:graphic>
          </wp:inline>
        </w:drawing>
      </w:r>
    </w:p>
    <w:p w:rsidR="00060B11" w:rsidRPr="00F869E8" w:rsidRDefault="00060B11" w:rsidP="00920B17">
      <w:pPr>
        <w:spacing w:before="120" w:after="120" w:line="240" w:lineRule="auto"/>
        <w:ind w:left="450" w:hanging="450"/>
        <w:jc w:val="both"/>
      </w:pPr>
    </w:p>
    <w:p w:rsidR="004570A9" w:rsidRDefault="004570A9" w:rsidP="00920B17">
      <w:pPr>
        <w:pStyle w:val="Heading2"/>
        <w:ind w:left="450" w:hanging="450"/>
      </w:pPr>
      <w:bookmarkStart w:id="10" w:name="_Toc9497673"/>
      <w:r>
        <w:lastRenderedPageBreak/>
        <w:t>AMDIS</w:t>
      </w:r>
      <w:r w:rsidR="005B08B4">
        <w:t xml:space="preserve">: </w:t>
      </w:r>
      <w:r w:rsidR="008F0A01">
        <w:t>Convert and merge libraries</w:t>
      </w:r>
      <w:bookmarkEnd w:id="10"/>
    </w:p>
    <w:p w:rsidR="00521D0B" w:rsidRPr="00F869E8" w:rsidRDefault="00521D0B" w:rsidP="00920B17">
      <w:pPr>
        <w:ind w:left="450" w:hanging="450"/>
        <w:jc w:val="both"/>
        <w:rPr>
          <w:i/>
        </w:rPr>
      </w:pPr>
      <w:r w:rsidRPr="00F869E8">
        <w:rPr>
          <w:i/>
        </w:rPr>
        <w:t xml:space="preserve">If you are doing SPME or TMS data analysis, do not merge both NIST and in-house libraries. </w:t>
      </w:r>
      <w:r w:rsidRPr="00F869E8">
        <w:rPr>
          <w:i/>
        </w:rPr>
        <w:br/>
        <w:t xml:space="preserve">If you are doing MCF data analysis, you will need to merge the in-house library with the NIST.  </w:t>
      </w:r>
    </w:p>
    <w:p w:rsidR="00174F10" w:rsidRPr="00F869E8" w:rsidRDefault="00FE7B72" w:rsidP="00920B17">
      <w:pPr>
        <w:pStyle w:val="ListParagraph"/>
        <w:numPr>
          <w:ilvl w:val="0"/>
          <w:numId w:val="2"/>
        </w:numPr>
        <w:spacing w:before="120" w:after="120" w:line="240" w:lineRule="auto"/>
        <w:ind w:left="450" w:hanging="450"/>
        <w:contextualSpacing w:val="0"/>
        <w:jc w:val="both"/>
      </w:pPr>
      <w:r w:rsidRPr="00F869E8">
        <w:t>Open AMDIS</w:t>
      </w:r>
      <w:r w:rsidR="00174F10" w:rsidRPr="00F869E8">
        <w:t xml:space="preserve"> and load one of the QC’s or a representative sample</w:t>
      </w:r>
      <w:r w:rsidR="008A5852" w:rsidRPr="00F869E8">
        <w:t>, or your first sample</w:t>
      </w:r>
      <w:r w:rsidR="00174F10" w:rsidRPr="00F869E8">
        <w:t>.</w:t>
      </w:r>
      <w:r w:rsidR="004172B5">
        <w:t xml:space="preserve"> Go to analyse settings and </w:t>
      </w:r>
      <w:r w:rsidR="004172B5" w:rsidRPr="004172B5">
        <w:rPr>
          <w:b/>
        </w:rPr>
        <w:t>make sure the library selected is not one you are seeking to merge. If it is</w:t>
      </w:r>
      <w:r w:rsidR="004172B5">
        <w:rPr>
          <w:b/>
        </w:rPr>
        <w:t>, then</w:t>
      </w:r>
      <w:r w:rsidR="004172B5" w:rsidRPr="004172B5">
        <w:rPr>
          <w:b/>
        </w:rPr>
        <w:t xml:space="preserve"> AMDIS will crash.</w:t>
      </w:r>
    </w:p>
    <w:p w:rsidR="008504D6" w:rsidRPr="00F869E8" w:rsidRDefault="008504D6" w:rsidP="00920B17">
      <w:pPr>
        <w:pStyle w:val="ListParagraph"/>
        <w:numPr>
          <w:ilvl w:val="0"/>
          <w:numId w:val="2"/>
        </w:numPr>
        <w:spacing w:before="120" w:after="120" w:line="240" w:lineRule="auto"/>
        <w:ind w:left="450" w:hanging="450"/>
        <w:contextualSpacing w:val="0"/>
        <w:jc w:val="both"/>
      </w:pPr>
      <w:r w:rsidRPr="00F869E8">
        <w:t xml:space="preserve">Select Library - </w:t>
      </w:r>
      <w:r w:rsidR="00EB05A7" w:rsidRPr="00F869E8">
        <w:t>Lib</w:t>
      </w:r>
      <w:r w:rsidRPr="00F869E8">
        <w:t>rary transfer.</w:t>
      </w:r>
      <w:r w:rsidR="00FE7B72" w:rsidRPr="00F869E8">
        <w:t xml:space="preserve"> </w:t>
      </w:r>
    </w:p>
    <w:p w:rsidR="00AB694D" w:rsidRPr="00F869E8" w:rsidRDefault="00AB694D" w:rsidP="00920B17">
      <w:pPr>
        <w:pStyle w:val="ListParagraph"/>
        <w:numPr>
          <w:ilvl w:val="0"/>
          <w:numId w:val="2"/>
        </w:numPr>
        <w:spacing w:before="120" w:after="120" w:line="240" w:lineRule="auto"/>
        <w:ind w:left="450" w:hanging="450"/>
        <w:contextualSpacing w:val="0"/>
        <w:jc w:val="both"/>
      </w:pPr>
      <w:r w:rsidRPr="00F869E8">
        <w:t>Files (</w:t>
      </w:r>
      <w:r w:rsidR="00D0004C" w:rsidRPr="00F869E8">
        <w:t>Destination</w:t>
      </w:r>
      <w:r w:rsidRPr="00F869E8">
        <w:t>)</w:t>
      </w:r>
      <w:r w:rsidR="004570A9" w:rsidRPr="00F869E8">
        <w:t xml:space="preserve"> </w:t>
      </w:r>
      <w:r w:rsidR="0090141E">
        <w:t>load the *</w:t>
      </w:r>
      <w:r w:rsidRPr="00F869E8">
        <w:t>.</w:t>
      </w:r>
      <w:proofErr w:type="spellStart"/>
      <w:r w:rsidRPr="00F869E8">
        <w:t>msl</w:t>
      </w:r>
      <w:proofErr w:type="spellEnd"/>
      <w:r w:rsidRPr="00F869E8">
        <w:t xml:space="preserve"> library </w:t>
      </w:r>
      <w:r w:rsidR="00D0004C" w:rsidRPr="00F869E8">
        <w:t xml:space="preserve">on the </w:t>
      </w:r>
      <w:r w:rsidR="00D0004C" w:rsidRPr="00AF2D13">
        <w:rPr>
          <w:b/>
        </w:rPr>
        <w:t>right</w:t>
      </w:r>
      <w:r w:rsidR="0044329D">
        <w:rPr>
          <w:b/>
        </w:rPr>
        <w:t>-</w:t>
      </w:r>
      <w:r w:rsidR="00D0004C" w:rsidRPr="00AF2D13">
        <w:rPr>
          <w:b/>
        </w:rPr>
        <w:t>hand side</w:t>
      </w:r>
      <w:r w:rsidR="00D0004C" w:rsidRPr="00F869E8">
        <w:t xml:space="preserve"> </w:t>
      </w:r>
      <w:r w:rsidR="00CA2491" w:rsidRPr="00F869E8">
        <w:t xml:space="preserve">if you </w:t>
      </w:r>
      <w:r w:rsidR="00521D0B" w:rsidRPr="00F869E8">
        <w:t xml:space="preserve">are merging it </w:t>
      </w:r>
      <w:r w:rsidR="00CA2491" w:rsidRPr="00F869E8">
        <w:t xml:space="preserve">with the NIST </w:t>
      </w:r>
      <w:r w:rsidR="0044329D">
        <w:t>MSP</w:t>
      </w:r>
      <w:r w:rsidR="004172B5">
        <w:t xml:space="preserve"> </w:t>
      </w:r>
      <w:r w:rsidR="00CA2491" w:rsidRPr="00F869E8">
        <w:t xml:space="preserve">library. </w:t>
      </w:r>
      <w:r w:rsidR="00D0004C" w:rsidRPr="00F869E8">
        <w:t xml:space="preserve">Save it with a different name. </w:t>
      </w:r>
      <w:proofErr w:type="gramStart"/>
      <w:r w:rsidR="00CA2491" w:rsidRPr="00F869E8">
        <w:t>Otherwise</w:t>
      </w:r>
      <w:proofErr w:type="gramEnd"/>
      <w:r w:rsidR="00CA2491" w:rsidRPr="00F869E8">
        <w:t xml:space="preserve"> leave it empty.</w:t>
      </w:r>
      <w:r w:rsidR="00AF2D13">
        <w:t xml:space="preserve"> </w:t>
      </w:r>
      <w:r w:rsidR="00AF2D13" w:rsidRPr="00AF2D13">
        <w:rPr>
          <w:b/>
        </w:rPr>
        <w:t>NOTE:</w:t>
      </w:r>
      <w:r w:rsidR="00AF2D13">
        <w:t xml:space="preserve"> </w:t>
      </w:r>
      <w:r w:rsidR="00AF2D13" w:rsidRPr="00AF2D13">
        <w:rPr>
          <w:b/>
        </w:rPr>
        <w:t xml:space="preserve">If you swap the left and right </w:t>
      </w:r>
      <w:proofErr w:type="gramStart"/>
      <w:r w:rsidR="00AF2D13" w:rsidRPr="00AF2D13">
        <w:rPr>
          <w:b/>
        </w:rPr>
        <w:t>side</w:t>
      </w:r>
      <w:proofErr w:type="gramEnd"/>
      <w:r w:rsidR="00AF2D13" w:rsidRPr="00AF2D13">
        <w:rPr>
          <w:b/>
        </w:rPr>
        <w:t xml:space="preserve"> you will generate “NA” in your summary report.</w:t>
      </w:r>
    </w:p>
    <w:p w:rsidR="00AB694D" w:rsidRPr="00F869E8" w:rsidRDefault="00AB694D" w:rsidP="00920B17">
      <w:pPr>
        <w:pStyle w:val="ListParagraph"/>
        <w:numPr>
          <w:ilvl w:val="0"/>
          <w:numId w:val="2"/>
        </w:numPr>
        <w:spacing w:before="120" w:after="120" w:line="240" w:lineRule="auto"/>
        <w:ind w:left="450" w:hanging="450"/>
        <w:contextualSpacing w:val="0"/>
        <w:jc w:val="both"/>
      </w:pPr>
      <w:r w:rsidRPr="00F869E8">
        <w:t>Files - (</w:t>
      </w:r>
      <w:r w:rsidR="00D0004C" w:rsidRPr="00F869E8">
        <w:t>Source</w:t>
      </w:r>
      <w:r w:rsidRPr="00F869E8">
        <w:t xml:space="preserve">) Load your NIST.msp Library. </w:t>
      </w:r>
    </w:p>
    <w:p w:rsidR="00521D0B" w:rsidRPr="00F869E8" w:rsidRDefault="00AB694D" w:rsidP="00920B17">
      <w:pPr>
        <w:pStyle w:val="ListParagraph"/>
        <w:numPr>
          <w:ilvl w:val="0"/>
          <w:numId w:val="2"/>
        </w:numPr>
        <w:spacing w:before="120" w:after="120" w:line="240" w:lineRule="auto"/>
        <w:ind w:left="450" w:hanging="450"/>
        <w:contextualSpacing w:val="0"/>
        <w:jc w:val="both"/>
      </w:pPr>
      <w:r w:rsidRPr="00F869E8">
        <w:t>Files (</w:t>
      </w:r>
      <w:r w:rsidR="00D0004C" w:rsidRPr="00F869E8">
        <w:t>Source</w:t>
      </w:r>
      <w:r w:rsidRPr="00F869E8">
        <w:t xml:space="preserve">) </w:t>
      </w:r>
      <w:r w:rsidR="00521D0B" w:rsidRPr="00F869E8">
        <w:t xml:space="preserve">: </w:t>
      </w:r>
    </w:p>
    <w:p w:rsidR="00AB694D" w:rsidRPr="00F869E8" w:rsidRDefault="00521D0B" w:rsidP="00920B17">
      <w:pPr>
        <w:pStyle w:val="ListParagraph"/>
        <w:numPr>
          <w:ilvl w:val="1"/>
          <w:numId w:val="2"/>
        </w:numPr>
        <w:spacing w:before="120" w:after="120" w:line="240" w:lineRule="auto"/>
        <w:ind w:left="450" w:hanging="450"/>
        <w:contextualSpacing w:val="0"/>
        <w:jc w:val="both"/>
      </w:pPr>
      <w:r w:rsidRPr="00F869E8">
        <w:t xml:space="preserve">If you are only using the NIST </w:t>
      </w:r>
      <w:proofErr w:type="gramStart"/>
      <w:r w:rsidRPr="00F869E8">
        <w:t>library:</w:t>
      </w:r>
      <w:proofErr w:type="gramEnd"/>
      <w:r w:rsidRPr="00F869E8">
        <w:t xml:space="preserve"> Click the ‘</w:t>
      </w:r>
      <w:r w:rsidR="00AB694D" w:rsidRPr="00F869E8">
        <w:t>Create New Library</w:t>
      </w:r>
      <w:r w:rsidRPr="00F869E8">
        <w:t xml:space="preserve">’ </w:t>
      </w:r>
      <w:r w:rsidR="00AB694D" w:rsidRPr="00F869E8">
        <w:t>- and give it a meaningful name e</w:t>
      </w:r>
      <w:r w:rsidR="0090141E">
        <w:t>.</w:t>
      </w:r>
      <w:r w:rsidR="00AB694D" w:rsidRPr="00F869E8">
        <w:t>g</w:t>
      </w:r>
      <w:r w:rsidR="0090141E">
        <w:t>.</w:t>
      </w:r>
      <w:r w:rsidR="00AB694D" w:rsidRPr="00F869E8">
        <w:t>: ‘petrel_NIST05_subset.msl’.  Click ‘OK’.  An empty .</w:t>
      </w:r>
      <w:proofErr w:type="spellStart"/>
      <w:r w:rsidR="00AB694D" w:rsidRPr="00F869E8">
        <w:t>msl</w:t>
      </w:r>
      <w:proofErr w:type="spellEnd"/>
      <w:r w:rsidR="00AB694D" w:rsidRPr="00F869E8">
        <w:t xml:space="preserve"> file </w:t>
      </w:r>
      <w:proofErr w:type="gramStart"/>
      <w:r w:rsidR="00AB694D" w:rsidRPr="00F869E8">
        <w:t>will be created</w:t>
      </w:r>
      <w:proofErr w:type="gramEnd"/>
      <w:r w:rsidR="00AB694D" w:rsidRPr="00F869E8">
        <w:t xml:space="preserve"> in your folder.</w:t>
      </w:r>
    </w:p>
    <w:p w:rsidR="00521D0B" w:rsidRPr="00F869E8" w:rsidRDefault="00521D0B" w:rsidP="00920B17">
      <w:pPr>
        <w:pStyle w:val="ListParagraph"/>
        <w:numPr>
          <w:ilvl w:val="1"/>
          <w:numId w:val="2"/>
        </w:numPr>
        <w:spacing w:before="120" w:after="120" w:line="240" w:lineRule="auto"/>
        <w:ind w:left="450" w:hanging="450"/>
        <w:contextualSpacing w:val="0"/>
        <w:jc w:val="both"/>
      </w:pPr>
      <w:r w:rsidRPr="00F869E8">
        <w:t xml:space="preserve">If you are merging both NIST and in-house </w:t>
      </w:r>
      <w:proofErr w:type="gramStart"/>
      <w:r w:rsidRPr="00F869E8">
        <w:t>libraries:</w:t>
      </w:r>
      <w:proofErr w:type="gramEnd"/>
      <w:r w:rsidRPr="00F869E8">
        <w:t xml:space="preserve"> Click the ‘Save Library As’, otherwise the compounds on the left hand-side will disappear. </w:t>
      </w:r>
    </w:p>
    <w:p w:rsidR="00174F10" w:rsidRPr="00F869E8" w:rsidRDefault="004570A9" w:rsidP="00920B17">
      <w:pPr>
        <w:pStyle w:val="ListParagraph"/>
        <w:numPr>
          <w:ilvl w:val="0"/>
          <w:numId w:val="2"/>
        </w:numPr>
        <w:spacing w:before="120" w:after="120" w:line="240" w:lineRule="auto"/>
        <w:ind w:left="450" w:hanging="450"/>
        <w:contextualSpacing w:val="0"/>
        <w:jc w:val="both"/>
      </w:pPr>
      <w:r w:rsidRPr="00F869E8">
        <w:t xml:space="preserve">Select all of the compounds on the left </w:t>
      </w:r>
      <w:r w:rsidR="0062076B" w:rsidRPr="00F869E8">
        <w:t xml:space="preserve">hand side </w:t>
      </w:r>
      <w:r w:rsidRPr="00F869E8">
        <w:t>and click “Transfer”</w:t>
      </w:r>
      <w:r w:rsidR="0062076B" w:rsidRPr="00F869E8">
        <w:t xml:space="preserve">. It may take some time until the compounds appear in the right hand side.  </w:t>
      </w:r>
      <w:r w:rsidR="00521D0B" w:rsidRPr="00F869E8">
        <w:t xml:space="preserve">Verify that the number of compounds increases after merging both libraries. </w:t>
      </w:r>
    </w:p>
    <w:p w:rsidR="0062076B" w:rsidRPr="00F869E8" w:rsidRDefault="0062076B" w:rsidP="00920B17">
      <w:pPr>
        <w:pStyle w:val="ListParagraph"/>
        <w:numPr>
          <w:ilvl w:val="0"/>
          <w:numId w:val="2"/>
        </w:numPr>
        <w:spacing w:before="120" w:after="120" w:line="240" w:lineRule="auto"/>
        <w:ind w:left="450" w:hanging="450"/>
        <w:contextualSpacing w:val="0"/>
        <w:jc w:val="both"/>
      </w:pPr>
      <w:r w:rsidRPr="00F869E8">
        <w:t>When it has completed, select ‘Exit’.  Now the .</w:t>
      </w:r>
      <w:proofErr w:type="spellStart"/>
      <w:r w:rsidRPr="00F869E8">
        <w:t>msl</w:t>
      </w:r>
      <w:proofErr w:type="spellEnd"/>
      <w:r w:rsidRPr="00F869E8">
        <w:t xml:space="preserve"> file in your folder will contain data. </w:t>
      </w:r>
      <w:r w:rsidR="0090141E">
        <w:t>If it crashes, do not panic. Simply wait a bit then close the popup window and AMDIS. Open the files and check the numbers of compounds – you will find they usually successfully transfer.</w:t>
      </w:r>
    </w:p>
    <w:p w:rsidR="00DD2E0C" w:rsidRDefault="00DD2E0C" w:rsidP="00920B17">
      <w:pPr>
        <w:pStyle w:val="ListParagraph"/>
        <w:numPr>
          <w:ilvl w:val="0"/>
          <w:numId w:val="2"/>
        </w:numPr>
        <w:spacing w:before="120" w:after="120" w:line="240" w:lineRule="auto"/>
        <w:ind w:left="450" w:hanging="450"/>
        <w:contextualSpacing w:val="0"/>
        <w:jc w:val="both"/>
      </w:pPr>
      <w:r w:rsidRPr="00F869E8">
        <w:t>Open the final file and make sure that it actually is a .</w:t>
      </w:r>
      <w:proofErr w:type="spellStart"/>
      <w:r w:rsidRPr="00F869E8">
        <w:t>msl</w:t>
      </w:r>
      <w:proofErr w:type="spellEnd"/>
      <w:r w:rsidRPr="00F869E8">
        <w:t xml:space="preserve"> file (contains brackets) vs .</w:t>
      </w:r>
      <w:proofErr w:type="spellStart"/>
      <w:r w:rsidRPr="00F869E8">
        <w:t>msp</w:t>
      </w:r>
      <w:proofErr w:type="spellEnd"/>
      <w:r w:rsidRPr="00F869E8">
        <w:t xml:space="preserve"> (a list of numbers): </w:t>
      </w:r>
    </w:p>
    <w:p w:rsidR="0044329D" w:rsidRDefault="0044329D" w:rsidP="00590ABD">
      <w:pPr>
        <w:pStyle w:val="ListParagraph"/>
        <w:spacing w:before="120" w:after="120" w:line="240" w:lineRule="auto"/>
        <w:ind w:left="450" w:hanging="450"/>
        <w:contextualSpacing w:val="0"/>
        <w:jc w:val="center"/>
      </w:pPr>
      <w:r>
        <w:rPr>
          <w:noProof/>
          <w:lang w:eastAsia="zh-CN"/>
        </w:rPr>
        <w:drawing>
          <wp:inline distT="0" distB="0" distL="0" distR="0" wp14:anchorId="72A94FD7">
            <wp:extent cx="540766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660" cy="2895600"/>
                    </a:xfrm>
                    <a:prstGeom prst="rect">
                      <a:avLst/>
                    </a:prstGeom>
                    <a:noFill/>
                  </pic:spPr>
                </pic:pic>
              </a:graphicData>
            </a:graphic>
          </wp:inline>
        </w:drawing>
      </w:r>
    </w:p>
    <w:p w:rsidR="0044329D" w:rsidRDefault="0044329D" w:rsidP="00920B17">
      <w:pPr>
        <w:pStyle w:val="ListParagraph"/>
        <w:numPr>
          <w:ilvl w:val="0"/>
          <w:numId w:val="2"/>
        </w:numPr>
        <w:spacing w:before="120" w:after="120" w:line="240" w:lineRule="auto"/>
        <w:ind w:left="450" w:hanging="450"/>
        <w:contextualSpacing w:val="0"/>
        <w:jc w:val="both"/>
      </w:pPr>
      <w:r>
        <w:t xml:space="preserve">The simplified process of this section could be achieved via the built-in function of </w:t>
      </w:r>
      <w:proofErr w:type="spellStart"/>
      <w:r>
        <w:t>MassOmics</w:t>
      </w:r>
      <w:proofErr w:type="spellEnd"/>
      <w:r>
        <w:t xml:space="preserve"> </w:t>
      </w:r>
      <w:proofErr w:type="gramStart"/>
      <w:r>
        <w:t>In</w:t>
      </w:r>
      <w:proofErr w:type="gramEnd"/>
      <w:r>
        <w:t xml:space="preserve"> STEP 2 Make an MS library. You can tick the Convert MSP to MSL library to let the function </w:t>
      </w:r>
      <w:r>
        <w:lastRenderedPageBreak/>
        <w:t xml:space="preserve">automatically convert the exported MSP </w:t>
      </w:r>
      <w:proofErr w:type="spellStart"/>
      <w:r>
        <w:t>sublibrary</w:t>
      </w:r>
      <w:proofErr w:type="spellEnd"/>
      <w:r>
        <w:t xml:space="preserve"> to MSL library. In another </w:t>
      </w:r>
      <w:proofErr w:type="gramStart"/>
      <w:r>
        <w:t>way</w:t>
      </w:r>
      <w:proofErr w:type="gramEnd"/>
      <w:r>
        <w:t xml:space="preserve"> you can press the MSP-&gt;MSL button and choose an existing MSP file to convert it into MSL format. </w:t>
      </w:r>
      <w:r w:rsidRPr="00060B11">
        <w:t xml:space="preserve"> </w:t>
      </w:r>
    </w:p>
    <w:p w:rsidR="0044329D" w:rsidRPr="00F869E8" w:rsidRDefault="0044329D" w:rsidP="00590ABD">
      <w:pPr>
        <w:pStyle w:val="ListParagraph"/>
        <w:spacing w:before="120" w:after="120" w:line="240" w:lineRule="auto"/>
        <w:ind w:left="450" w:hanging="450"/>
        <w:contextualSpacing w:val="0"/>
        <w:jc w:val="center"/>
      </w:pPr>
      <w:r>
        <w:rPr>
          <w:noProof/>
          <w:lang w:eastAsia="zh-CN"/>
        </w:rPr>
        <w:drawing>
          <wp:inline distT="0" distB="0" distL="0" distR="0" wp14:anchorId="53A1CB93">
            <wp:extent cx="3389630" cy="39446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9630" cy="3944620"/>
                    </a:xfrm>
                    <a:prstGeom prst="rect">
                      <a:avLst/>
                    </a:prstGeom>
                    <a:noFill/>
                  </pic:spPr>
                </pic:pic>
              </a:graphicData>
            </a:graphic>
          </wp:inline>
        </w:drawing>
      </w:r>
    </w:p>
    <w:p w:rsidR="008F0A01" w:rsidRDefault="008F0A01" w:rsidP="00920B17">
      <w:pPr>
        <w:pStyle w:val="Heading2"/>
        <w:ind w:left="450" w:hanging="450"/>
      </w:pPr>
      <w:bookmarkStart w:id="11" w:name="_Toc9497674"/>
      <w:r>
        <w:t xml:space="preserve">AMDIS: </w:t>
      </w:r>
      <w:r w:rsidR="00FB1150">
        <w:t>optimise deconvolution and identification settings</w:t>
      </w:r>
      <w:bookmarkEnd w:id="11"/>
      <w:r>
        <w:t xml:space="preserve"> </w:t>
      </w:r>
    </w:p>
    <w:p w:rsidR="00174F10" w:rsidRPr="00F869E8" w:rsidRDefault="009E46B3" w:rsidP="00920B17">
      <w:pPr>
        <w:pStyle w:val="ListParagraph"/>
        <w:numPr>
          <w:ilvl w:val="0"/>
          <w:numId w:val="2"/>
        </w:numPr>
        <w:spacing w:before="120" w:after="120" w:line="240" w:lineRule="auto"/>
        <w:ind w:left="450" w:hanging="450"/>
        <w:contextualSpacing w:val="0"/>
        <w:jc w:val="both"/>
      </w:pPr>
      <w:r w:rsidRPr="00F869E8">
        <w:t>Select A</w:t>
      </w:r>
      <w:r w:rsidR="00A25A16" w:rsidRPr="00F869E8">
        <w:t>nalyse</w:t>
      </w:r>
      <w:r w:rsidR="00FE7B72" w:rsidRPr="00F869E8">
        <w:t xml:space="preserve"> </w:t>
      </w:r>
      <w:r w:rsidR="004570A9" w:rsidRPr="00F869E8">
        <w:t xml:space="preserve">&gt; </w:t>
      </w:r>
      <w:r w:rsidRPr="00F869E8">
        <w:t>S</w:t>
      </w:r>
      <w:r w:rsidR="00FE7B72" w:rsidRPr="00F869E8">
        <w:t>ettings</w:t>
      </w:r>
    </w:p>
    <w:p w:rsidR="000A4D99" w:rsidRPr="00F869E8" w:rsidRDefault="004675A1" w:rsidP="00590ABD">
      <w:pPr>
        <w:pStyle w:val="ListParagraph"/>
        <w:numPr>
          <w:ilvl w:val="1"/>
          <w:numId w:val="2"/>
        </w:numPr>
        <w:spacing w:before="120" w:after="120" w:line="240" w:lineRule="auto"/>
        <w:ind w:left="450" w:hanging="450"/>
        <w:contextualSpacing w:val="0"/>
        <w:jc w:val="both"/>
      </w:pPr>
      <w:r w:rsidRPr="00F869E8">
        <w:t>If you are using an in-house library with retention times</w:t>
      </w:r>
      <w:r w:rsidR="009D485D">
        <w:t>,</w:t>
      </w:r>
      <w:r w:rsidRPr="00F869E8">
        <w:t xml:space="preserve"> then use:</w:t>
      </w:r>
      <w:r w:rsidR="00590ABD">
        <w:t xml:space="preserve"> </w:t>
      </w:r>
      <w:r w:rsidRPr="00F869E8">
        <w:t>Retention time</w:t>
      </w:r>
      <w:r w:rsidR="00590ABD">
        <w:t xml:space="preserve"> or </w:t>
      </w:r>
      <w:r w:rsidR="00590ABD" w:rsidRPr="00F869E8">
        <w:t xml:space="preserve">Retention </w:t>
      </w:r>
      <w:r w:rsidRPr="00F869E8">
        <w:t xml:space="preserve">window </w:t>
      </w:r>
      <w:r w:rsidR="00513CF0" w:rsidRPr="00F869E8">
        <w:t xml:space="preserve">(0.5 to </w:t>
      </w:r>
      <w:r w:rsidRPr="00F869E8">
        <w:t>3 min</w:t>
      </w:r>
      <w:r w:rsidR="00513CF0" w:rsidRPr="00F869E8">
        <w:t xml:space="preserve"> depending on your sample size: see explanation below)</w:t>
      </w:r>
    </w:p>
    <w:p w:rsidR="004675A1" w:rsidRPr="00F869E8" w:rsidRDefault="004675A1" w:rsidP="00920B17">
      <w:pPr>
        <w:pStyle w:val="ListParagraph"/>
        <w:numPr>
          <w:ilvl w:val="1"/>
          <w:numId w:val="2"/>
        </w:numPr>
        <w:spacing w:before="120" w:after="120" w:line="240" w:lineRule="auto"/>
        <w:ind w:left="450" w:hanging="450"/>
        <w:contextualSpacing w:val="0"/>
        <w:jc w:val="both"/>
      </w:pPr>
      <w:r w:rsidRPr="00F869E8">
        <w:t>If you are using the NIST library</w:t>
      </w:r>
      <w:r w:rsidR="009D485D">
        <w:t>, use simple.</w:t>
      </w:r>
    </w:p>
    <w:p w:rsidR="000A4D99" w:rsidRPr="00F869E8" w:rsidRDefault="000A4D99" w:rsidP="00920B17">
      <w:pPr>
        <w:pStyle w:val="ListParagraph"/>
        <w:numPr>
          <w:ilvl w:val="1"/>
          <w:numId w:val="2"/>
        </w:numPr>
        <w:spacing w:before="120" w:after="120" w:line="240" w:lineRule="auto"/>
        <w:ind w:left="450" w:hanging="450"/>
        <w:contextualSpacing w:val="0"/>
        <w:jc w:val="both"/>
      </w:pPr>
      <w:r w:rsidRPr="00F869E8">
        <w:t>If you have merged both NIST and in</w:t>
      </w:r>
      <w:r w:rsidR="00C95424" w:rsidRPr="00F869E8">
        <w:t xml:space="preserve"> </w:t>
      </w:r>
      <w:r w:rsidRPr="00F869E8">
        <w:t xml:space="preserve">house libraries, use retention time. </w:t>
      </w:r>
    </w:p>
    <w:p w:rsidR="00513CF0" w:rsidRPr="00F869E8" w:rsidRDefault="00513CF0" w:rsidP="00920B17">
      <w:pPr>
        <w:pStyle w:val="ListParagraph"/>
        <w:spacing w:before="120" w:after="120" w:line="240" w:lineRule="auto"/>
        <w:ind w:left="450" w:hanging="450"/>
        <w:contextualSpacing w:val="0"/>
        <w:jc w:val="both"/>
      </w:pPr>
    </w:p>
    <w:p w:rsidR="000A4D99" w:rsidRPr="00F869E8" w:rsidRDefault="000A4D99" w:rsidP="00920B17">
      <w:pPr>
        <w:pStyle w:val="ListParagraph"/>
        <w:spacing w:before="120" w:after="120" w:line="240" w:lineRule="auto"/>
        <w:ind w:left="450" w:hanging="450"/>
        <w:contextualSpacing w:val="0"/>
        <w:jc w:val="both"/>
        <w:rPr>
          <w:i/>
          <w:sz w:val="24"/>
        </w:rPr>
      </w:pPr>
      <w:r w:rsidRPr="00F869E8">
        <w:rPr>
          <w:i/>
          <w:sz w:val="24"/>
        </w:rPr>
        <w:t>Explanation</w:t>
      </w:r>
    </w:p>
    <w:p w:rsidR="00B82F49" w:rsidRPr="00F869E8" w:rsidRDefault="00B82F49" w:rsidP="00920B17">
      <w:pPr>
        <w:pStyle w:val="ListParagraph"/>
        <w:spacing w:before="120" w:after="120" w:line="240" w:lineRule="auto"/>
        <w:ind w:left="450" w:hanging="450"/>
        <w:contextualSpacing w:val="0"/>
        <w:jc w:val="both"/>
        <w:rPr>
          <w:i/>
        </w:rPr>
      </w:pPr>
      <w:r w:rsidRPr="00F869E8">
        <w:rPr>
          <w:i/>
        </w:rPr>
        <w:t>Retention times explained:</w:t>
      </w:r>
    </w:p>
    <w:p w:rsidR="00B82F49" w:rsidRPr="00F869E8" w:rsidRDefault="00B82F49" w:rsidP="00590ABD">
      <w:pPr>
        <w:pStyle w:val="ListParagraph"/>
        <w:spacing w:before="120" w:after="120" w:line="240" w:lineRule="auto"/>
        <w:ind w:left="0"/>
        <w:contextualSpacing w:val="0"/>
        <w:jc w:val="both"/>
      </w:pPr>
      <w:r w:rsidRPr="00F869E8">
        <w:t xml:space="preserve">Retention time represents the sample to sample + sample to library discrepancies. </w:t>
      </w:r>
    </w:p>
    <w:p w:rsidR="00B82F49" w:rsidRPr="00F869E8" w:rsidRDefault="00B82F49" w:rsidP="00590ABD">
      <w:pPr>
        <w:pStyle w:val="ListParagraph"/>
        <w:spacing w:before="120" w:after="120" w:line="240" w:lineRule="auto"/>
        <w:ind w:left="0"/>
        <w:contextualSpacing w:val="0"/>
        <w:jc w:val="both"/>
      </w:pPr>
      <w:r w:rsidRPr="00F869E8">
        <w:t xml:space="preserve">Sample to sample differences: the same compound might be picked up at different retention times within one experiment: </w:t>
      </w:r>
      <w:r w:rsidR="009D485D">
        <w:t>i.e. between your first, second</w:t>
      </w:r>
      <w:r w:rsidRPr="00F869E8">
        <w:t xml:space="preserve">. N sample. </w:t>
      </w:r>
    </w:p>
    <w:p w:rsidR="00513CF0" w:rsidRPr="00F869E8" w:rsidRDefault="00B82F49" w:rsidP="00590ABD">
      <w:pPr>
        <w:spacing w:before="120" w:after="120" w:line="240" w:lineRule="auto"/>
        <w:jc w:val="both"/>
      </w:pPr>
      <w:r w:rsidRPr="00F869E8">
        <w:t xml:space="preserve">Sample to library differences: Retention times in the library are different to the ones in your generated dataset. </w:t>
      </w:r>
    </w:p>
    <w:p w:rsidR="00513CF0" w:rsidRPr="00F869E8" w:rsidRDefault="00513CF0" w:rsidP="00590ABD">
      <w:pPr>
        <w:spacing w:before="120" w:after="120" w:line="240" w:lineRule="auto"/>
        <w:jc w:val="both"/>
      </w:pPr>
      <w:r w:rsidRPr="00F869E8">
        <w:t xml:space="preserve">The bigger your sample size, the bigger you should set your retention time (as there will be higher variability compared to </w:t>
      </w:r>
      <w:proofErr w:type="gramStart"/>
      <w:r w:rsidRPr="00F869E8">
        <w:t>a</w:t>
      </w:r>
      <w:r w:rsidR="009D485D">
        <w:t>n</w:t>
      </w:r>
      <w:proofErr w:type="gramEnd"/>
      <w:r w:rsidRPr="00F869E8">
        <w:t xml:space="preserve"> lower sample size). </w:t>
      </w:r>
      <w:r w:rsidR="008A5852" w:rsidRPr="00F869E8">
        <w:t xml:space="preserve">Use </w:t>
      </w:r>
      <w:proofErr w:type="spellStart"/>
      <w:r w:rsidR="008A5852" w:rsidRPr="00F869E8">
        <w:t>Chemstation</w:t>
      </w:r>
      <w:proofErr w:type="spellEnd"/>
      <w:r w:rsidR="008A5852" w:rsidRPr="00F869E8">
        <w:t xml:space="preserve"> to</w:t>
      </w:r>
      <w:r w:rsidRPr="00F869E8">
        <w:t xml:space="preserve"> plot the D4-alanine (your internal standard) from </w:t>
      </w:r>
      <w:r w:rsidR="008A5852" w:rsidRPr="00F869E8">
        <w:t xml:space="preserve">the first and the last </w:t>
      </w:r>
      <w:r w:rsidRPr="00F869E8">
        <w:t xml:space="preserve">samples </w:t>
      </w:r>
      <w:r w:rsidR="008A5852" w:rsidRPr="00F869E8">
        <w:t xml:space="preserve">run </w:t>
      </w:r>
      <w:r w:rsidRPr="00F869E8">
        <w:t xml:space="preserve">to roughly estimate the level of variation. </w:t>
      </w:r>
    </w:p>
    <w:p w:rsidR="000A4D99" w:rsidRPr="00F869E8" w:rsidRDefault="00B82F49" w:rsidP="00590ABD">
      <w:pPr>
        <w:pStyle w:val="ListParagraph"/>
        <w:spacing w:before="120" w:after="120" w:line="240" w:lineRule="auto"/>
        <w:ind w:left="0"/>
        <w:contextualSpacing w:val="0"/>
        <w:jc w:val="both"/>
        <w:rPr>
          <w:i/>
        </w:rPr>
      </w:pPr>
      <w:r w:rsidRPr="00F869E8">
        <w:rPr>
          <w:i/>
        </w:rPr>
        <w:t>Reason for NIST not having retention times:</w:t>
      </w:r>
    </w:p>
    <w:p w:rsidR="000A4D99" w:rsidRPr="00F869E8" w:rsidRDefault="000A4D99" w:rsidP="00590ABD">
      <w:pPr>
        <w:spacing w:before="120" w:after="120" w:line="240" w:lineRule="auto"/>
        <w:jc w:val="both"/>
      </w:pPr>
      <w:r w:rsidRPr="00F869E8">
        <w:lastRenderedPageBreak/>
        <w:t xml:space="preserve">The NIST library is an international library of </w:t>
      </w:r>
      <w:r w:rsidR="008A5852" w:rsidRPr="00F869E8">
        <w:t>compounds</w:t>
      </w:r>
      <w:r w:rsidRPr="00F869E8">
        <w:t xml:space="preserve">. Since the full NIST library </w:t>
      </w:r>
      <w:proofErr w:type="gramStart"/>
      <w:r w:rsidRPr="00F869E8">
        <w:t>is collated</w:t>
      </w:r>
      <w:proofErr w:type="gramEnd"/>
      <w:r w:rsidRPr="00F869E8">
        <w:t xml:space="preserve"> from experiments in different laboratories / different columns to detect specific compound of interest, retention times are not included in the NIST contrarily to the in-house library created at the School of Biological Sciences.  </w:t>
      </w:r>
    </w:p>
    <w:p w:rsidR="00B82F49" w:rsidRPr="00F869E8" w:rsidRDefault="00B82F49" w:rsidP="00590ABD">
      <w:pPr>
        <w:spacing w:before="120" w:after="120" w:line="240" w:lineRule="auto"/>
        <w:jc w:val="both"/>
      </w:pPr>
      <w:r w:rsidRPr="00F869E8">
        <w:t>Match factor penalties:</w:t>
      </w:r>
    </w:p>
    <w:p w:rsidR="00C95424" w:rsidRDefault="00B82F49" w:rsidP="00590ABD">
      <w:pPr>
        <w:spacing w:before="120" w:after="120" w:line="240" w:lineRule="auto"/>
        <w:jc w:val="both"/>
      </w:pPr>
      <w:r w:rsidRPr="00F869E8">
        <w:t>Penalties for finding differences between the NIST and the generated dataset. If the penalty is too high, match</w:t>
      </w:r>
      <w:r w:rsidR="00590ABD">
        <w:t>ing</w:t>
      </w:r>
      <w:r w:rsidRPr="00F869E8">
        <w:t xml:space="preserve"> factors </w:t>
      </w:r>
      <w:proofErr w:type="gramStart"/>
      <w:r w:rsidRPr="00F869E8">
        <w:t>will be falsely</w:t>
      </w:r>
      <w:r w:rsidR="00C95424" w:rsidRPr="00F869E8">
        <w:t xml:space="preserve"> decreased</w:t>
      </w:r>
      <w:proofErr w:type="gramEnd"/>
      <w:r w:rsidR="00C95424" w:rsidRPr="00F869E8">
        <w:t xml:space="preserve">. </w:t>
      </w:r>
    </w:p>
    <w:p w:rsidR="00590ABD" w:rsidRDefault="00590ABD" w:rsidP="00590ABD">
      <w:pPr>
        <w:spacing w:before="120" w:after="120" w:line="240" w:lineRule="auto"/>
        <w:jc w:val="center"/>
      </w:pPr>
      <w:r>
        <w:rPr>
          <w:noProof/>
          <w:lang w:eastAsia="zh-CN"/>
        </w:rPr>
        <w:drawing>
          <wp:inline distT="0" distB="0" distL="0" distR="0">
            <wp:extent cx="4086795" cy="338184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19">
                      <a:extLst>
                        <a:ext uri="{28A0092B-C50C-407E-A947-70E740481C1C}">
                          <a14:useLocalDpi xmlns:a14="http://schemas.microsoft.com/office/drawing/2010/main" val="0"/>
                        </a:ext>
                      </a:extLst>
                    </a:blip>
                    <a:stretch>
                      <a:fillRect/>
                    </a:stretch>
                  </pic:blipFill>
                  <pic:spPr>
                    <a:xfrm>
                      <a:off x="0" y="0"/>
                      <a:ext cx="4086795" cy="3381847"/>
                    </a:xfrm>
                    <a:prstGeom prst="rect">
                      <a:avLst/>
                    </a:prstGeom>
                  </pic:spPr>
                </pic:pic>
              </a:graphicData>
            </a:graphic>
          </wp:inline>
        </w:drawing>
      </w:r>
    </w:p>
    <w:p w:rsidR="00CC6D46" w:rsidRDefault="00CC6D46" w:rsidP="00920B17">
      <w:pPr>
        <w:pStyle w:val="ListParagraph"/>
        <w:numPr>
          <w:ilvl w:val="0"/>
          <w:numId w:val="2"/>
        </w:numPr>
        <w:spacing w:before="120" w:after="120" w:line="240" w:lineRule="auto"/>
        <w:ind w:left="450" w:hanging="450"/>
        <w:contextualSpacing w:val="0"/>
        <w:jc w:val="both"/>
      </w:pPr>
      <w:r>
        <w:t>Under the Instrument tab:</w:t>
      </w:r>
    </w:p>
    <w:p w:rsidR="00CC6D46" w:rsidRDefault="00CC6D46" w:rsidP="00920B17">
      <w:pPr>
        <w:pStyle w:val="ListParagraph"/>
        <w:numPr>
          <w:ilvl w:val="0"/>
          <w:numId w:val="7"/>
        </w:numPr>
        <w:spacing w:before="120" w:after="120" w:line="240" w:lineRule="auto"/>
        <w:ind w:left="450" w:hanging="450"/>
        <w:contextualSpacing w:val="0"/>
        <w:jc w:val="both"/>
      </w:pPr>
      <w:r>
        <w:t xml:space="preserve">Insert the lowest and highest m/z. (If you </w:t>
      </w:r>
      <w:proofErr w:type="gramStart"/>
      <w:r>
        <w:t>can’t</w:t>
      </w:r>
      <w:proofErr w:type="gramEnd"/>
      <w:r>
        <w:t xml:space="preserve"> remember </w:t>
      </w:r>
      <w:r w:rsidR="00DB50A0">
        <w:t>it is</w:t>
      </w:r>
      <w:r>
        <w:t xml:space="preserve"> in the acq.txt file inside y</w:t>
      </w:r>
      <w:r w:rsidR="002651BE">
        <w:t xml:space="preserve">our .D files.)  Do not use auto as it </w:t>
      </w:r>
      <w:r w:rsidR="006D082F">
        <w:t>may</w:t>
      </w:r>
      <w:r w:rsidR="002651BE">
        <w:t xml:space="preserve"> slow processing.</w:t>
      </w:r>
    </w:p>
    <w:p w:rsidR="00CC6D46" w:rsidRDefault="00CC6D46" w:rsidP="00920B17">
      <w:pPr>
        <w:pStyle w:val="ListParagraph"/>
        <w:numPr>
          <w:ilvl w:val="0"/>
          <w:numId w:val="7"/>
        </w:numPr>
        <w:spacing w:before="120" w:after="120" w:line="240" w:lineRule="auto"/>
        <w:ind w:left="450" w:hanging="450"/>
        <w:contextualSpacing w:val="0"/>
        <w:jc w:val="both"/>
      </w:pPr>
      <w:r>
        <w:t>Uncheck scan sets.</w:t>
      </w:r>
    </w:p>
    <w:p w:rsidR="00CC6D46" w:rsidRDefault="00CC6D46" w:rsidP="00920B17">
      <w:pPr>
        <w:pStyle w:val="ListParagraph"/>
        <w:numPr>
          <w:ilvl w:val="0"/>
          <w:numId w:val="7"/>
        </w:numPr>
        <w:spacing w:before="120" w:after="120" w:line="240" w:lineRule="auto"/>
        <w:ind w:left="450" w:hanging="450"/>
        <w:contextualSpacing w:val="0"/>
        <w:jc w:val="both"/>
      </w:pPr>
      <w:r>
        <w:t>D</w:t>
      </w:r>
      <w:r w:rsidR="004570A9">
        <w:t>ata file format</w:t>
      </w:r>
      <w:r>
        <w:t xml:space="preserve">: </w:t>
      </w:r>
      <w:r w:rsidR="002651BE">
        <w:t>use native Agilent files</w:t>
      </w:r>
      <w:r>
        <w:t xml:space="preserve"> or CDF for </w:t>
      </w:r>
      <w:r w:rsidR="002651BE">
        <w:t>non-Agilent</w:t>
      </w:r>
      <w:r>
        <w:t xml:space="preserve"> machines.  Scan direction will adjust automatically after you select this.</w:t>
      </w:r>
    </w:p>
    <w:p w:rsidR="00CC6D46" w:rsidRDefault="00CC6D46" w:rsidP="00920B17">
      <w:pPr>
        <w:pStyle w:val="ListParagraph"/>
        <w:numPr>
          <w:ilvl w:val="0"/>
          <w:numId w:val="7"/>
        </w:numPr>
        <w:spacing w:before="120" w:after="120" w:line="240" w:lineRule="auto"/>
        <w:ind w:left="450" w:hanging="450"/>
        <w:contextualSpacing w:val="0"/>
        <w:jc w:val="both"/>
      </w:pPr>
      <w:r>
        <w:t>Instrument type=quadrupole</w:t>
      </w:r>
    </w:p>
    <w:p w:rsidR="00174F10" w:rsidRDefault="00CC6D46" w:rsidP="00920B17">
      <w:pPr>
        <w:pStyle w:val="ListParagraph"/>
        <w:numPr>
          <w:ilvl w:val="0"/>
          <w:numId w:val="7"/>
        </w:numPr>
        <w:spacing w:before="120" w:after="120" w:line="240" w:lineRule="auto"/>
        <w:ind w:left="450" w:hanging="450"/>
        <w:contextualSpacing w:val="0"/>
        <w:jc w:val="both"/>
      </w:pPr>
      <w:r>
        <w:t>T</w:t>
      </w:r>
      <w:r w:rsidR="004570A9">
        <w:t>hreshold=off</w:t>
      </w:r>
      <w:r>
        <w:t xml:space="preserve"> (Adjust this to low, med or high if you get excessive component detection due to noise.)</w:t>
      </w:r>
    </w:p>
    <w:p w:rsidR="002F6C38" w:rsidRDefault="00E2647D" w:rsidP="00920B17">
      <w:pPr>
        <w:pStyle w:val="ListParagraph"/>
        <w:numPr>
          <w:ilvl w:val="0"/>
          <w:numId w:val="2"/>
        </w:numPr>
        <w:spacing w:before="120" w:after="120" w:line="240" w:lineRule="auto"/>
        <w:ind w:left="450" w:hanging="450"/>
        <w:contextualSpacing w:val="0"/>
        <w:jc w:val="both"/>
      </w:pPr>
      <w:r>
        <w:t>Under the Deconvolution tab:</w:t>
      </w:r>
    </w:p>
    <w:p w:rsidR="002F6C38" w:rsidRDefault="002F6C38" w:rsidP="00920B17">
      <w:pPr>
        <w:pStyle w:val="ListParagraph"/>
        <w:numPr>
          <w:ilvl w:val="0"/>
          <w:numId w:val="9"/>
        </w:numPr>
        <w:spacing w:before="120" w:after="120" w:line="240" w:lineRule="auto"/>
        <w:ind w:left="450" w:hanging="450"/>
        <w:contextualSpacing w:val="0"/>
        <w:jc w:val="both"/>
      </w:pPr>
      <w:r>
        <w:t>C</w:t>
      </w:r>
      <w:r w:rsidR="00CF475D" w:rsidRPr="00CF475D">
        <w:t>omponent widt</w:t>
      </w:r>
      <w:r w:rsidR="00E40FF8">
        <w:t>h</w:t>
      </w:r>
      <w:r w:rsidR="00E2647D">
        <w:t xml:space="preserve"> </w:t>
      </w:r>
      <w:r w:rsidR="00E40FF8">
        <w:t>=</w:t>
      </w:r>
      <w:r w:rsidR="00E2647D">
        <w:t xml:space="preserve"> </w:t>
      </w:r>
      <w:r w:rsidR="00E40FF8">
        <w:t>12</w:t>
      </w:r>
      <w:r w:rsidR="00E2647D">
        <w:t xml:space="preserve"> (default)</w:t>
      </w:r>
    </w:p>
    <w:p w:rsidR="002F6C38" w:rsidRDefault="00E2647D" w:rsidP="00920B17">
      <w:pPr>
        <w:pStyle w:val="ListParagraph"/>
        <w:numPr>
          <w:ilvl w:val="0"/>
          <w:numId w:val="9"/>
        </w:numPr>
        <w:spacing w:before="120" w:after="120" w:line="240" w:lineRule="auto"/>
        <w:ind w:left="450" w:hanging="450"/>
        <w:contextualSpacing w:val="0"/>
        <w:jc w:val="both"/>
      </w:pPr>
      <w:r>
        <w:t xml:space="preserve">Adjacent peak </w:t>
      </w:r>
      <w:r w:rsidR="00CF475D" w:rsidRPr="00CF475D">
        <w:t>subtraction</w:t>
      </w:r>
      <w:r>
        <w:t xml:space="preserve"> </w:t>
      </w:r>
      <w:r w:rsidR="00CF475D" w:rsidRPr="00CF475D">
        <w:t>=</w:t>
      </w:r>
      <w:r>
        <w:t xml:space="preserve"> two</w:t>
      </w:r>
      <w:r w:rsidR="00C66885">
        <w:t>. If it proves to be too slow use ‘one’</w:t>
      </w:r>
    </w:p>
    <w:p w:rsidR="002F6C38" w:rsidRDefault="00E2647D" w:rsidP="00920B17">
      <w:pPr>
        <w:pStyle w:val="ListParagraph"/>
        <w:numPr>
          <w:ilvl w:val="0"/>
          <w:numId w:val="9"/>
        </w:numPr>
        <w:spacing w:before="120" w:after="120" w:line="240" w:lineRule="auto"/>
        <w:ind w:left="450" w:hanging="450"/>
        <w:contextualSpacing w:val="0"/>
        <w:jc w:val="both"/>
      </w:pPr>
      <w:r>
        <w:t>R</w:t>
      </w:r>
      <w:r w:rsidR="00CF475D" w:rsidRPr="00CF475D">
        <w:t>esolution</w:t>
      </w:r>
      <w:r>
        <w:t xml:space="preserve"> </w:t>
      </w:r>
      <w:r w:rsidR="00CF475D" w:rsidRPr="00CF475D">
        <w:t>=</w:t>
      </w:r>
      <w:r>
        <w:t xml:space="preserve"> </w:t>
      </w:r>
      <w:r w:rsidR="00721E35">
        <w:t>medium</w:t>
      </w:r>
    </w:p>
    <w:p w:rsidR="002F6C38" w:rsidRDefault="00E2647D" w:rsidP="00920B17">
      <w:pPr>
        <w:pStyle w:val="ListParagraph"/>
        <w:numPr>
          <w:ilvl w:val="0"/>
          <w:numId w:val="9"/>
        </w:numPr>
        <w:spacing w:before="120" w:after="120" w:line="240" w:lineRule="auto"/>
        <w:ind w:left="450" w:hanging="450"/>
        <w:contextualSpacing w:val="0"/>
        <w:jc w:val="both"/>
      </w:pPr>
      <w:r>
        <w:t>S</w:t>
      </w:r>
      <w:r w:rsidR="00CF475D" w:rsidRPr="00CF475D">
        <w:t>ensitivity</w:t>
      </w:r>
      <w:r>
        <w:t xml:space="preserve"> </w:t>
      </w:r>
      <w:r w:rsidR="00CF475D" w:rsidRPr="00CF475D">
        <w:t>=</w:t>
      </w:r>
      <w:r>
        <w:t xml:space="preserve"> medium. If i</w:t>
      </w:r>
      <w:r w:rsidR="002C6526">
        <w:t xml:space="preserve">t proves to </w:t>
      </w:r>
      <w:proofErr w:type="gramStart"/>
      <w:r w:rsidR="002C6526">
        <w:t>be</w:t>
      </w:r>
      <w:proofErr w:type="gramEnd"/>
      <w:r w:rsidR="002C6526">
        <w:t xml:space="preserve"> too slow use </w:t>
      </w:r>
      <w:r w:rsidR="00C66885">
        <w:t>‘</w:t>
      </w:r>
      <w:r w:rsidR="002C6526">
        <w:t>low</w:t>
      </w:r>
      <w:r w:rsidR="00C66885">
        <w:t>’</w:t>
      </w:r>
      <w:r>
        <w:t>.</w:t>
      </w:r>
      <w:r w:rsidR="00FE7B72" w:rsidRPr="00CF475D">
        <w:t xml:space="preserve"> </w:t>
      </w:r>
    </w:p>
    <w:p w:rsidR="002F6C38" w:rsidRDefault="00E2647D" w:rsidP="00920B17">
      <w:pPr>
        <w:pStyle w:val="ListParagraph"/>
        <w:numPr>
          <w:ilvl w:val="0"/>
          <w:numId w:val="9"/>
        </w:numPr>
        <w:spacing w:before="120" w:after="120" w:line="240" w:lineRule="auto"/>
        <w:ind w:left="450" w:hanging="450"/>
        <w:contextualSpacing w:val="0"/>
        <w:jc w:val="both"/>
      </w:pPr>
      <w:r>
        <w:t>S</w:t>
      </w:r>
      <w:r w:rsidR="00721E35">
        <w:t>hape</w:t>
      </w:r>
      <w:r>
        <w:t xml:space="preserve"> </w:t>
      </w:r>
      <w:r w:rsidR="00721E35">
        <w:t>=</w:t>
      </w:r>
      <w:r>
        <w:t xml:space="preserve"> </w:t>
      </w:r>
      <w:r w:rsidR="00721E35">
        <w:t>low</w:t>
      </w:r>
    </w:p>
    <w:p w:rsidR="002F6C38" w:rsidRDefault="00477CB5" w:rsidP="00920B17">
      <w:pPr>
        <w:pStyle w:val="ListParagraph"/>
        <w:numPr>
          <w:ilvl w:val="0"/>
          <w:numId w:val="2"/>
        </w:numPr>
        <w:spacing w:before="120" w:after="120" w:line="240" w:lineRule="auto"/>
        <w:ind w:left="450" w:hanging="450"/>
        <w:contextualSpacing w:val="0"/>
        <w:jc w:val="both"/>
      </w:pPr>
      <w:r>
        <w:t xml:space="preserve">Under the </w:t>
      </w:r>
      <w:r w:rsidR="00FE7B72">
        <w:t>Library</w:t>
      </w:r>
      <w:r>
        <w:t xml:space="preserve"> tab </w:t>
      </w:r>
      <w:r w:rsidR="002F6C38">
        <w:t>– S</w:t>
      </w:r>
      <w:r w:rsidR="00FE7B72">
        <w:t>elect</w:t>
      </w:r>
      <w:r w:rsidR="002F6C38">
        <w:t xml:space="preserve"> New -</w:t>
      </w:r>
      <w:r w:rsidR="00FE7B72">
        <w:t xml:space="preserve"> </w:t>
      </w:r>
      <w:proofErr w:type="gramStart"/>
      <w:r>
        <w:t>your</w:t>
      </w:r>
      <w:proofErr w:type="gramEnd"/>
      <w:r>
        <w:t xml:space="preserve"> new </w:t>
      </w:r>
      <w:proofErr w:type="spellStart"/>
      <w:r w:rsidR="002F6C38">
        <w:t>NISTXX_subset.msl</w:t>
      </w:r>
      <w:proofErr w:type="spellEnd"/>
      <w:r w:rsidR="002F6C38">
        <w:t xml:space="preserve"> and select ‘open’.</w:t>
      </w:r>
      <w:r w:rsidR="00743E61">
        <w:t xml:space="preserve"> If AMDIS crashes, then try it again but make sure you click ‘no’ when it asks to build a CID file.</w:t>
      </w:r>
    </w:p>
    <w:p w:rsidR="00301CE6" w:rsidRDefault="00477CB5" w:rsidP="00920B17">
      <w:pPr>
        <w:pStyle w:val="ListParagraph"/>
        <w:numPr>
          <w:ilvl w:val="0"/>
          <w:numId w:val="10"/>
        </w:numPr>
        <w:spacing w:before="120" w:after="120" w:line="240" w:lineRule="auto"/>
        <w:ind w:left="450" w:hanging="450"/>
        <w:contextualSpacing w:val="0"/>
        <w:jc w:val="both"/>
      </w:pPr>
      <w:r w:rsidRPr="00477CB5">
        <w:lastRenderedPageBreak/>
        <w:t xml:space="preserve">Under </w:t>
      </w:r>
      <w:r w:rsidR="00790F79" w:rsidRPr="00477CB5">
        <w:t>QA/QC</w:t>
      </w:r>
      <w:r w:rsidR="00C049D4">
        <w:t>:</w:t>
      </w:r>
    </w:p>
    <w:p w:rsidR="00301CE6" w:rsidRPr="00F869E8" w:rsidRDefault="00301CE6" w:rsidP="00920B17">
      <w:pPr>
        <w:pStyle w:val="ListParagraph"/>
        <w:numPr>
          <w:ilvl w:val="1"/>
          <w:numId w:val="10"/>
        </w:numPr>
        <w:spacing w:before="120" w:after="120" w:line="240" w:lineRule="auto"/>
        <w:ind w:left="450" w:hanging="450"/>
        <w:contextualSpacing w:val="0"/>
        <w:jc w:val="both"/>
      </w:pPr>
      <w:r w:rsidRPr="00F869E8">
        <w:t xml:space="preserve">For SPME: </w:t>
      </w:r>
      <w:r w:rsidR="002F6C38" w:rsidRPr="00F869E8">
        <w:t>uncheck S</w:t>
      </w:r>
      <w:r w:rsidR="00790F79" w:rsidRPr="00F869E8">
        <w:t>olvent tailing</w:t>
      </w:r>
      <w:r w:rsidR="00477CB5" w:rsidRPr="00F869E8">
        <w:t xml:space="preserve"> </w:t>
      </w:r>
    </w:p>
    <w:p w:rsidR="00301CE6" w:rsidRPr="00F869E8" w:rsidRDefault="00301CE6" w:rsidP="00920B17">
      <w:pPr>
        <w:pStyle w:val="ListParagraph"/>
        <w:numPr>
          <w:ilvl w:val="1"/>
          <w:numId w:val="10"/>
        </w:numPr>
        <w:spacing w:before="120" w:after="120" w:line="240" w:lineRule="auto"/>
        <w:ind w:left="450" w:hanging="450"/>
        <w:contextualSpacing w:val="0"/>
        <w:jc w:val="both"/>
      </w:pPr>
      <w:r w:rsidRPr="00F869E8">
        <w:t>For MCF</w:t>
      </w:r>
      <w:r w:rsidR="00521F6D" w:rsidRPr="00F869E8">
        <w:t>, choose 83</w:t>
      </w:r>
      <w:r w:rsidR="00477CB5" w:rsidRPr="00F869E8">
        <w:t xml:space="preserve"> (main ion for </w:t>
      </w:r>
      <w:r w:rsidR="00521F6D" w:rsidRPr="00F869E8">
        <w:t>chloroform</w:t>
      </w:r>
      <w:r w:rsidRPr="00F869E8">
        <w:t>)</w:t>
      </w:r>
    </w:p>
    <w:p w:rsidR="00301CE6" w:rsidRPr="00F869E8" w:rsidRDefault="00301CE6" w:rsidP="00920B17">
      <w:pPr>
        <w:pStyle w:val="ListParagraph"/>
        <w:numPr>
          <w:ilvl w:val="1"/>
          <w:numId w:val="10"/>
        </w:numPr>
        <w:spacing w:before="120" w:after="120" w:line="240" w:lineRule="auto"/>
        <w:ind w:left="450" w:hanging="450"/>
        <w:contextualSpacing w:val="0"/>
        <w:jc w:val="both"/>
      </w:pPr>
      <w:r w:rsidRPr="00F869E8">
        <w:t>F</w:t>
      </w:r>
      <w:r w:rsidR="00C049D4" w:rsidRPr="00F869E8">
        <w:t>or TMS choose 79 (pyridine)</w:t>
      </w:r>
    </w:p>
    <w:p w:rsidR="002F6C38" w:rsidRPr="00F869E8" w:rsidRDefault="0044004E" w:rsidP="00920B17">
      <w:pPr>
        <w:spacing w:before="120" w:after="120" w:line="240" w:lineRule="auto"/>
        <w:ind w:left="450" w:hanging="450"/>
        <w:jc w:val="both"/>
        <w:rPr>
          <w:i/>
        </w:rPr>
      </w:pPr>
      <w:r w:rsidRPr="00F869E8">
        <w:rPr>
          <w:i/>
        </w:rPr>
        <w:t xml:space="preserve">If you are </w:t>
      </w:r>
      <w:proofErr w:type="gramStart"/>
      <w:r w:rsidRPr="00F869E8">
        <w:rPr>
          <w:i/>
        </w:rPr>
        <w:t>uncertain</w:t>
      </w:r>
      <w:proofErr w:type="gramEnd"/>
      <w:r w:rsidRPr="00F869E8">
        <w:rPr>
          <w:i/>
        </w:rPr>
        <w:t xml:space="preserve"> check the mass spectrum of your chromatogram at the very beginning and very end.</w:t>
      </w:r>
    </w:p>
    <w:p w:rsidR="002F6C38" w:rsidRPr="00F869E8" w:rsidRDefault="00477CB5" w:rsidP="00920B17">
      <w:pPr>
        <w:pStyle w:val="ListParagraph"/>
        <w:numPr>
          <w:ilvl w:val="0"/>
          <w:numId w:val="10"/>
        </w:numPr>
        <w:spacing w:before="120" w:after="120" w:line="240" w:lineRule="auto"/>
        <w:ind w:left="450" w:hanging="450"/>
        <w:contextualSpacing w:val="0"/>
        <w:jc w:val="both"/>
      </w:pPr>
      <w:r w:rsidRPr="00F869E8">
        <w:t xml:space="preserve">For column bleed choose 207 if you are using a 1701 </w:t>
      </w:r>
      <w:r w:rsidR="002F6C38" w:rsidRPr="00F869E8">
        <w:t>or 5</w:t>
      </w:r>
      <w:r w:rsidR="00743E61">
        <w:t>ms</w:t>
      </w:r>
      <w:r w:rsidR="002F6C38" w:rsidRPr="00F869E8">
        <w:t xml:space="preserve"> </w:t>
      </w:r>
      <w:r w:rsidRPr="00F869E8">
        <w:t>column.</w:t>
      </w:r>
    </w:p>
    <w:p w:rsidR="009D1FD8" w:rsidRPr="00F869E8" w:rsidRDefault="00477CB5" w:rsidP="00920B17">
      <w:pPr>
        <w:pStyle w:val="ListParagraph"/>
        <w:numPr>
          <w:ilvl w:val="0"/>
          <w:numId w:val="2"/>
        </w:numPr>
        <w:spacing w:before="120" w:after="120" w:line="240" w:lineRule="auto"/>
        <w:ind w:left="450" w:hanging="450"/>
        <w:contextualSpacing w:val="0"/>
        <w:jc w:val="both"/>
      </w:pPr>
      <w:r w:rsidRPr="00F869E8">
        <w:t xml:space="preserve">We do not use </w:t>
      </w:r>
      <w:r w:rsidR="00690EA4" w:rsidRPr="00F869E8">
        <w:t xml:space="preserve">the </w:t>
      </w:r>
      <w:r w:rsidRPr="00F869E8">
        <w:t>scan sets or filter tabs.</w:t>
      </w:r>
      <w:r w:rsidR="00690EA4" w:rsidRPr="00F869E8">
        <w:t xml:space="preserve">  Check </w:t>
      </w:r>
      <w:r w:rsidR="00305A35" w:rsidRPr="00F869E8">
        <w:t xml:space="preserve">that </w:t>
      </w:r>
      <w:r w:rsidR="00690EA4" w:rsidRPr="00F869E8">
        <w:t>these are disabled.</w:t>
      </w:r>
    </w:p>
    <w:p w:rsidR="009D1FD8" w:rsidRPr="00F869E8" w:rsidRDefault="009D1FD8" w:rsidP="00920B17">
      <w:pPr>
        <w:pStyle w:val="ListParagraph"/>
        <w:numPr>
          <w:ilvl w:val="0"/>
          <w:numId w:val="2"/>
        </w:numPr>
        <w:spacing w:before="120" w:after="120" w:line="240" w:lineRule="auto"/>
        <w:ind w:left="450" w:hanging="450"/>
        <w:contextualSpacing w:val="0"/>
        <w:jc w:val="both"/>
      </w:pPr>
      <w:r w:rsidRPr="00F869E8">
        <w:t>Click save and run.</w:t>
      </w:r>
    </w:p>
    <w:p w:rsidR="00E32949" w:rsidRPr="00F869E8" w:rsidRDefault="00E32949" w:rsidP="00920B17">
      <w:pPr>
        <w:pStyle w:val="ListParagraph"/>
        <w:numPr>
          <w:ilvl w:val="0"/>
          <w:numId w:val="2"/>
        </w:numPr>
        <w:tabs>
          <w:tab w:val="left" w:pos="2400"/>
        </w:tabs>
        <w:ind w:left="450" w:hanging="450"/>
      </w:pPr>
      <w:r w:rsidRPr="00F869E8">
        <w:t xml:space="preserve">The top line shows </w:t>
      </w:r>
      <w:r w:rsidR="00935CD8" w:rsidRPr="00F869E8">
        <w:t>(</w:t>
      </w:r>
      <w:r w:rsidR="00935CD8" w:rsidRPr="00F869E8">
        <w:sym w:font="Wingdings 3" w:char="F080"/>
      </w:r>
      <w:r w:rsidR="00935CD8" w:rsidRPr="00F869E8">
        <w:t xml:space="preserve">) </w:t>
      </w:r>
      <w:r w:rsidRPr="00F869E8">
        <w:t xml:space="preserve">which means that a compound is a present at this level and </w:t>
      </w:r>
      <w:r w:rsidR="00935CD8" w:rsidRPr="00F869E8">
        <w:t>(</w:t>
      </w:r>
      <w:r w:rsidR="00935CD8" w:rsidRPr="00F869E8">
        <w:rPr>
          <w:b/>
        </w:rPr>
        <w:t>T</w:t>
      </w:r>
      <w:r w:rsidR="00935CD8" w:rsidRPr="00F869E8">
        <w:t xml:space="preserve">) </w:t>
      </w:r>
      <w:r w:rsidRPr="00F869E8">
        <w:t xml:space="preserve">which means that it has been identified. </w:t>
      </w:r>
    </w:p>
    <w:p w:rsidR="009D1FD8" w:rsidRDefault="009D1FD8" w:rsidP="00920B17">
      <w:pPr>
        <w:pStyle w:val="ListParagraph"/>
        <w:numPr>
          <w:ilvl w:val="0"/>
          <w:numId w:val="2"/>
        </w:numPr>
        <w:spacing w:before="120" w:after="120" w:line="240" w:lineRule="auto"/>
        <w:ind w:left="450" w:hanging="450"/>
        <w:contextualSpacing w:val="0"/>
        <w:jc w:val="both"/>
      </w:pPr>
      <w:r>
        <w:t>Zoom in on all sections of the chromatogram to see if any peaks (</w:t>
      </w:r>
      <w:r>
        <w:sym w:font="Wingdings 3" w:char="F080"/>
      </w:r>
      <w:r>
        <w:t>) are not flagged as targets (</w:t>
      </w:r>
      <w:r w:rsidRPr="002F51E6">
        <w:rPr>
          <w:b/>
        </w:rPr>
        <w:t>T</w:t>
      </w:r>
      <w:r w:rsidR="00C049D4">
        <w:t>)</w:t>
      </w:r>
      <w:r w:rsidR="00935CD8">
        <w:t>.</w:t>
      </w:r>
      <w:r w:rsidR="00690EA4">
        <w:t xml:space="preserve">  Adjust the </w:t>
      </w:r>
      <w:r w:rsidR="00C50E09">
        <w:t>match factor and other parameters to maximise peak targeting.</w:t>
      </w:r>
    </w:p>
    <w:p w:rsidR="009914ED" w:rsidRPr="009914ED" w:rsidRDefault="002F51E6" w:rsidP="00920B17">
      <w:pPr>
        <w:pStyle w:val="ListParagraph"/>
        <w:numPr>
          <w:ilvl w:val="0"/>
          <w:numId w:val="2"/>
        </w:numPr>
        <w:spacing w:before="120" w:after="120" w:line="240" w:lineRule="auto"/>
        <w:ind w:left="450" w:hanging="450"/>
        <w:contextualSpacing w:val="0"/>
        <w:jc w:val="both"/>
      </w:pPr>
      <w:r>
        <w:t xml:space="preserve">When </w:t>
      </w:r>
      <w:r w:rsidR="00936C4F">
        <w:t>you are happy that your settings are detecting all the peaks,</w:t>
      </w:r>
      <w:r w:rsidR="000A4D99">
        <w:t xml:space="preserve"> go to </w:t>
      </w:r>
      <w:proofErr w:type="spellStart"/>
      <w:r w:rsidR="000A4D99">
        <w:t>Analyz</w:t>
      </w:r>
      <w:r w:rsidR="00935CD8">
        <w:t>e</w:t>
      </w:r>
      <w:proofErr w:type="spellEnd"/>
      <w:r w:rsidR="00935CD8">
        <w:t>, Settings, and save</w:t>
      </w:r>
      <w:r w:rsidR="006A742B">
        <w:t xml:space="preserve"> as onsite.ini</w:t>
      </w:r>
      <w:r w:rsidR="00936C4F">
        <w:t xml:space="preserve"> in your folder.</w:t>
      </w:r>
    </w:p>
    <w:p w:rsidR="00FB1150" w:rsidRDefault="00FB1150" w:rsidP="00920B17">
      <w:pPr>
        <w:pStyle w:val="Heading2"/>
        <w:ind w:left="450" w:hanging="450"/>
      </w:pPr>
      <w:bookmarkStart w:id="12" w:name="_Toc9497675"/>
      <w:r>
        <w:t xml:space="preserve">AMDIS: </w:t>
      </w:r>
      <w:proofErr w:type="spellStart"/>
      <w:r>
        <w:t>deconvolute</w:t>
      </w:r>
      <w:proofErr w:type="spellEnd"/>
      <w:r>
        <w:t xml:space="preserve"> and identify</w:t>
      </w:r>
      <w:bookmarkEnd w:id="12"/>
    </w:p>
    <w:p w:rsidR="00936C4F" w:rsidRDefault="00790F79" w:rsidP="00920B17">
      <w:pPr>
        <w:pStyle w:val="ListParagraph"/>
        <w:numPr>
          <w:ilvl w:val="0"/>
          <w:numId w:val="2"/>
        </w:numPr>
        <w:spacing w:before="120" w:after="120" w:line="240" w:lineRule="auto"/>
        <w:ind w:left="450" w:hanging="450"/>
        <w:contextualSpacing w:val="0"/>
        <w:jc w:val="both"/>
      </w:pPr>
      <w:r>
        <w:t xml:space="preserve">File- batch job- create </w:t>
      </w:r>
      <w:r w:rsidR="000215EF">
        <w:t xml:space="preserve">and </w:t>
      </w:r>
      <w:r>
        <w:t>run job</w:t>
      </w:r>
    </w:p>
    <w:p w:rsidR="00936C4F" w:rsidRDefault="000215EF" w:rsidP="00920B17">
      <w:pPr>
        <w:pStyle w:val="ListParagraph"/>
        <w:numPr>
          <w:ilvl w:val="0"/>
          <w:numId w:val="2"/>
        </w:numPr>
        <w:spacing w:before="120" w:after="120" w:line="240" w:lineRule="auto"/>
        <w:ind w:left="450" w:hanging="450"/>
        <w:contextualSpacing w:val="0"/>
        <w:jc w:val="both"/>
      </w:pPr>
      <w:r>
        <w:t>Remove any data files</w:t>
      </w:r>
      <w:r w:rsidR="00936C4F">
        <w:t xml:space="preserve"> from someone </w:t>
      </w:r>
      <w:r w:rsidR="0067629F">
        <w:t>else’s</w:t>
      </w:r>
      <w:r w:rsidR="00936C4F">
        <w:t xml:space="preserve"> analysis.</w:t>
      </w:r>
    </w:p>
    <w:p w:rsidR="00936C4F" w:rsidRDefault="00936C4F" w:rsidP="00920B17">
      <w:pPr>
        <w:pStyle w:val="ListParagraph"/>
        <w:numPr>
          <w:ilvl w:val="0"/>
          <w:numId w:val="2"/>
        </w:numPr>
        <w:spacing w:before="120" w:after="120" w:line="240" w:lineRule="auto"/>
        <w:ind w:left="450" w:hanging="450"/>
        <w:contextualSpacing w:val="0"/>
        <w:jc w:val="both"/>
      </w:pPr>
      <w:r>
        <w:t>Add all of your files.</w:t>
      </w:r>
    </w:p>
    <w:p w:rsidR="00936C4F" w:rsidRDefault="000215EF" w:rsidP="00920B17">
      <w:pPr>
        <w:pStyle w:val="ListParagraph"/>
        <w:numPr>
          <w:ilvl w:val="0"/>
          <w:numId w:val="2"/>
        </w:numPr>
        <w:spacing w:before="120" w:after="120" w:line="240" w:lineRule="auto"/>
        <w:ind w:left="450" w:hanging="450"/>
        <w:contextualSpacing w:val="0"/>
        <w:jc w:val="both"/>
      </w:pPr>
      <w:r>
        <w:t xml:space="preserve">Add INI settings:  </w:t>
      </w:r>
      <w:r w:rsidR="00936C4F">
        <w:t>navigate to your folder: onsite.ini – S</w:t>
      </w:r>
      <w:r w:rsidR="00790F79">
        <w:t>et</w:t>
      </w:r>
    </w:p>
    <w:p w:rsidR="00F23551" w:rsidRPr="00147214" w:rsidRDefault="00936C4F" w:rsidP="00920B17">
      <w:pPr>
        <w:pStyle w:val="ListParagraph"/>
        <w:numPr>
          <w:ilvl w:val="0"/>
          <w:numId w:val="2"/>
        </w:numPr>
        <w:spacing w:before="120" w:after="120" w:line="240" w:lineRule="auto"/>
        <w:ind w:left="450" w:hanging="450"/>
        <w:contextualSpacing w:val="0"/>
        <w:jc w:val="both"/>
        <w:rPr>
          <w:color w:val="000000" w:themeColor="text1"/>
        </w:rPr>
      </w:pPr>
      <w:r w:rsidRPr="00147214">
        <w:rPr>
          <w:color w:val="000000" w:themeColor="text1"/>
        </w:rPr>
        <w:t>Analysis type-</w:t>
      </w:r>
      <w:r w:rsidR="00147214" w:rsidRPr="00147214">
        <w:rPr>
          <w:color w:val="000000" w:themeColor="text1"/>
        </w:rPr>
        <w:t xml:space="preserve"> Simple </w:t>
      </w:r>
    </w:p>
    <w:p w:rsidR="00936C4F" w:rsidRDefault="00936C4F" w:rsidP="00920B17">
      <w:pPr>
        <w:pStyle w:val="ListParagraph"/>
        <w:numPr>
          <w:ilvl w:val="0"/>
          <w:numId w:val="2"/>
        </w:numPr>
        <w:spacing w:before="120" w:after="120" w:line="240" w:lineRule="auto"/>
        <w:ind w:left="450" w:hanging="450"/>
        <w:contextualSpacing w:val="0"/>
        <w:jc w:val="both"/>
      </w:pPr>
      <w:r>
        <w:t>Check G</w:t>
      </w:r>
      <w:r w:rsidR="00790F79">
        <w:t xml:space="preserve">enerate report- include </w:t>
      </w:r>
      <w:r>
        <w:t xml:space="preserve">only first </w:t>
      </w:r>
      <w:r w:rsidR="00790F79">
        <w:t>1 hits</w:t>
      </w:r>
    </w:p>
    <w:p w:rsidR="00936C4F" w:rsidRDefault="00936C4F" w:rsidP="00920B17">
      <w:pPr>
        <w:pStyle w:val="ListParagraph"/>
        <w:numPr>
          <w:ilvl w:val="0"/>
          <w:numId w:val="2"/>
        </w:numPr>
        <w:spacing w:before="120" w:after="120" w:line="240" w:lineRule="auto"/>
        <w:ind w:left="450" w:hanging="450"/>
        <w:contextualSpacing w:val="0"/>
        <w:jc w:val="both"/>
      </w:pPr>
      <w:r>
        <w:t>S</w:t>
      </w:r>
      <w:r w:rsidR="00790F79">
        <w:t xml:space="preserve">ave as- </w:t>
      </w:r>
      <w:proofErr w:type="spellStart"/>
      <w:r w:rsidR="00790F79">
        <w:t>AMDIS_NIST_batchreport.job</w:t>
      </w:r>
      <w:proofErr w:type="spellEnd"/>
      <w:r w:rsidR="00790F79">
        <w:t>- save</w:t>
      </w:r>
    </w:p>
    <w:p w:rsidR="00936C4F" w:rsidRDefault="00936C4F" w:rsidP="00920B17">
      <w:pPr>
        <w:pStyle w:val="ListParagraph"/>
        <w:numPr>
          <w:ilvl w:val="0"/>
          <w:numId w:val="2"/>
        </w:numPr>
        <w:spacing w:before="120" w:after="120" w:line="240" w:lineRule="auto"/>
        <w:ind w:left="450" w:hanging="450"/>
        <w:contextualSpacing w:val="0"/>
        <w:jc w:val="both"/>
      </w:pPr>
      <w:r>
        <w:t>R</w:t>
      </w:r>
      <w:r w:rsidR="00790F79">
        <w:t>un</w:t>
      </w:r>
      <w:r>
        <w:t xml:space="preserve"> (will take several hours, depending on your data).</w:t>
      </w:r>
    </w:p>
    <w:p w:rsidR="00790F79" w:rsidRDefault="00936C4F" w:rsidP="00920B17">
      <w:pPr>
        <w:pStyle w:val="ListParagraph"/>
        <w:numPr>
          <w:ilvl w:val="0"/>
          <w:numId w:val="2"/>
        </w:numPr>
        <w:spacing w:before="120" w:after="120" w:line="240" w:lineRule="auto"/>
        <w:ind w:left="450" w:hanging="450"/>
        <w:contextualSpacing w:val="0"/>
        <w:jc w:val="both"/>
      </w:pPr>
      <w:r>
        <w:t>C</w:t>
      </w:r>
      <w:r w:rsidR="00790F79">
        <w:t xml:space="preserve">lose AMDIS when </w:t>
      </w:r>
      <w:r>
        <w:t>finished.</w:t>
      </w:r>
      <w:r w:rsidR="00033C13">
        <w:t xml:space="preserve">  Open the txt file generated and check it contains data.</w:t>
      </w:r>
    </w:p>
    <w:p w:rsidR="0094453F" w:rsidRDefault="0094453F" w:rsidP="00920B17">
      <w:pPr>
        <w:pStyle w:val="Heading2"/>
        <w:ind w:left="450" w:hanging="450"/>
      </w:pPr>
      <w:bookmarkStart w:id="13" w:name="_Toc9497676"/>
      <w:r>
        <w:t>R-console</w:t>
      </w:r>
      <w:r w:rsidR="005B08B4">
        <w:t xml:space="preserve">: </w:t>
      </w:r>
      <w:r w:rsidR="00411553">
        <w:t>P</w:t>
      </w:r>
      <w:r w:rsidR="005E2C7A">
        <w:t>roduce summary report</w:t>
      </w:r>
      <w:bookmarkEnd w:id="13"/>
    </w:p>
    <w:p w:rsidR="00033C13" w:rsidRDefault="00033C13" w:rsidP="00920B17">
      <w:pPr>
        <w:pStyle w:val="ListParagraph"/>
        <w:numPr>
          <w:ilvl w:val="0"/>
          <w:numId w:val="2"/>
        </w:numPr>
        <w:spacing w:before="120" w:after="120" w:line="240" w:lineRule="auto"/>
        <w:ind w:left="450" w:hanging="450"/>
        <w:contextualSpacing w:val="0"/>
        <w:jc w:val="both"/>
      </w:pPr>
      <w:r>
        <w:t xml:space="preserve">Open R and load the </w:t>
      </w:r>
      <w:proofErr w:type="spellStart"/>
      <w:r>
        <w:t>MassOmics</w:t>
      </w:r>
      <w:proofErr w:type="spellEnd"/>
      <w:r>
        <w:t xml:space="preserve"> package as previously described.</w:t>
      </w:r>
    </w:p>
    <w:p w:rsidR="00033C13" w:rsidRDefault="00033C13" w:rsidP="00920B17">
      <w:pPr>
        <w:pStyle w:val="ListParagraph"/>
        <w:numPr>
          <w:ilvl w:val="0"/>
          <w:numId w:val="2"/>
        </w:numPr>
        <w:spacing w:before="120" w:after="120" w:line="240" w:lineRule="auto"/>
        <w:ind w:left="450" w:hanging="450"/>
        <w:contextualSpacing w:val="0"/>
        <w:jc w:val="both"/>
      </w:pPr>
      <w:r>
        <w:t xml:space="preserve">Go to Software </w:t>
      </w:r>
      <w:r w:rsidRPr="00F869E8">
        <w:t>– GCMS</w:t>
      </w:r>
      <w:r w:rsidR="00270C83" w:rsidRPr="00F869E8">
        <w:t xml:space="preserve"> data processing </w:t>
      </w:r>
    </w:p>
    <w:p w:rsidR="00033C13" w:rsidRDefault="00033C13" w:rsidP="00920B17">
      <w:pPr>
        <w:pStyle w:val="ListParagraph"/>
        <w:numPr>
          <w:ilvl w:val="0"/>
          <w:numId w:val="2"/>
        </w:numPr>
        <w:spacing w:before="120" w:after="120" w:line="240" w:lineRule="auto"/>
        <w:ind w:left="450" w:hanging="450"/>
        <w:contextualSpacing w:val="0"/>
        <w:jc w:val="both"/>
      </w:pPr>
      <w:r>
        <w:t>Under ‘Setup’:</w:t>
      </w:r>
    </w:p>
    <w:p w:rsidR="00033C13" w:rsidRDefault="00033C13" w:rsidP="00920B17">
      <w:pPr>
        <w:pStyle w:val="ListParagraph"/>
        <w:numPr>
          <w:ilvl w:val="0"/>
          <w:numId w:val="12"/>
        </w:numPr>
        <w:spacing w:before="120" w:after="120" w:line="240" w:lineRule="auto"/>
        <w:ind w:left="450" w:hanging="450"/>
        <w:contextualSpacing w:val="0"/>
        <w:jc w:val="both"/>
      </w:pPr>
      <w:r>
        <w:t>Select your working folder</w:t>
      </w:r>
    </w:p>
    <w:p w:rsidR="00033C13" w:rsidRDefault="00033C13" w:rsidP="00920B17">
      <w:pPr>
        <w:pStyle w:val="ListParagraph"/>
        <w:numPr>
          <w:ilvl w:val="0"/>
          <w:numId w:val="12"/>
        </w:numPr>
        <w:spacing w:before="120" w:after="120" w:line="240" w:lineRule="auto"/>
        <w:ind w:left="450" w:hanging="450"/>
        <w:contextualSpacing w:val="0"/>
        <w:jc w:val="both"/>
      </w:pPr>
      <w:r>
        <w:t>Tick ‘</w:t>
      </w:r>
      <w:proofErr w:type="spellStart"/>
      <w:r>
        <w:t>Autoselect</w:t>
      </w:r>
      <w:proofErr w:type="spellEnd"/>
      <w:r>
        <w:t xml:space="preserve"> Reference Ions’</w:t>
      </w:r>
    </w:p>
    <w:p w:rsidR="00033C13" w:rsidRDefault="00033C13" w:rsidP="00920B17">
      <w:pPr>
        <w:pStyle w:val="ListParagraph"/>
        <w:numPr>
          <w:ilvl w:val="0"/>
          <w:numId w:val="12"/>
        </w:numPr>
        <w:spacing w:before="120" w:after="120" w:line="240" w:lineRule="auto"/>
        <w:ind w:left="450" w:hanging="450"/>
        <w:contextualSpacing w:val="0"/>
        <w:jc w:val="both"/>
      </w:pPr>
      <w:r>
        <w:t xml:space="preserve">Leave Detect multiple peaks and Ret time filter at the default values (60 sec and 2.5 min, respectively) to begin </w:t>
      </w:r>
      <w:proofErr w:type="gramStart"/>
      <w:r>
        <w:t>with</w:t>
      </w:r>
      <w:proofErr w:type="gramEnd"/>
      <w:r>
        <w:t>.</w:t>
      </w:r>
    </w:p>
    <w:p w:rsidR="00033C13" w:rsidRDefault="00EE63D4" w:rsidP="00920B17">
      <w:pPr>
        <w:pStyle w:val="ListParagraph"/>
        <w:numPr>
          <w:ilvl w:val="0"/>
          <w:numId w:val="12"/>
        </w:numPr>
        <w:spacing w:before="120" w:after="120" w:line="240" w:lineRule="auto"/>
        <w:ind w:left="450" w:hanging="450"/>
        <w:contextualSpacing w:val="0"/>
        <w:jc w:val="both"/>
      </w:pPr>
      <w:r>
        <w:t>Create identification</w:t>
      </w:r>
      <w:r w:rsidR="00033C13">
        <w:t>/summary</w:t>
      </w:r>
      <w:r>
        <w:t xml:space="preserve"> report </w:t>
      </w:r>
      <w:r w:rsidR="00033C13">
        <w:t>–</w:t>
      </w:r>
      <w:r>
        <w:t xml:space="preserve"> </w:t>
      </w:r>
      <w:r w:rsidR="00790F79">
        <w:t>R</w:t>
      </w:r>
      <w:r>
        <w:t>un</w:t>
      </w:r>
      <w:r w:rsidR="00033C13">
        <w:t>.</w:t>
      </w:r>
    </w:p>
    <w:p w:rsidR="00790F79" w:rsidRDefault="00033C13" w:rsidP="00920B17">
      <w:pPr>
        <w:pStyle w:val="ListParagraph"/>
        <w:numPr>
          <w:ilvl w:val="0"/>
          <w:numId w:val="12"/>
        </w:numPr>
        <w:spacing w:before="120" w:after="120" w:line="240" w:lineRule="auto"/>
        <w:ind w:left="450" w:hanging="450"/>
        <w:contextualSpacing w:val="0"/>
        <w:jc w:val="both"/>
      </w:pPr>
      <w:r>
        <w:t>S</w:t>
      </w:r>
      <w:r w:rsidR="00EE63D4">
        <w:t xml:space="preserve">elect </w:t>
      </w:r>
      <w:r>
        <w:t xml:space="preserve">your </w:t>
      </w:r>
      <w:r w:rsidR="00EE63D4">
        <w:t xml:space="preserve">subset </w:t>
      </w:r>
      <w:proofErr w:type="spellStart"/>
      <w:r w:rsidR="00EE63D4">
        <w:t>msl</w:t>
      </w:r>
      <w:proofErr w:type="spellEnd"/>
      <w:r w:rsidR="00EE63D4">
        <w:t xml:space="preserve"> library and</w:t>
      </w:r>
      <w:r w:rsidR="00790F79">
        <w:t xml:space="preserve"> </w:t>
      </w:r>
      <w:r>
        <w:t>then the AMDIS_batch.t</w:t>
      </w:r>
      <w:r w:rsidR="00790F79">
        <w:t>xt</w:t>
      </w:r>
      <w:r>
        <w:t xml:space="preserve"> file</w:t>
      </w:r>
    </w:p>
    <w:p w:rsidR="00BC2F89" w:rsidRDefault="006E3625" w:rsidP="00920B17">
      <w:pPr>
        <w:pStyle w:val="ListParagraph"/>
        <w:numPr>
          <w:ilvl w:val="0"/>
          <w:numId w:val="2"/>
        </w:numPr>
        <w:spacing w:before="120" w:after="120" w:line="240" w:lineRule="auto"/>
        <w:ind w:left="450" w:hanging="450"/>
        <w:contextualSpacing w:val="0"/>
        <w:jc w:val="both"/>
      </w:pPr>
      <w:r>
        <w:lastRenderedPageBreak/>
        <w:t>If</w:t>
      </w:r>
      <w:r w:rsidR="001739CD">
        <w:t xml:space="preserve"> no</w:t>
      </w:r>
      <w:r w:rsidR="0055665F">
        <w:t xml:space="preserve"> report</w:t>
      </w:r>
      <w:r>
        <w:t xml:space="preserve"> </w:t>
      </w:r>
      <w:proofErr w:type="gramStart"/>
      <w:r>
        <w:t>is generated</w:t>
      </w:r>
      <w:proofErr w:type="gramEnd"/>
      <w:r w:rsidR="0055665F">
        <w:t xml:space="preserve">, </w:t>
      </w:r>
      <w:r w:rsidR="00BC2F89">
        <w:t>have a look at the error message. The following compound names will cause .</w:t>
      </w:r>
      <w:proofErr w:type="spellStart"/>
      <w:r w:rsidR="00BC2F89">
        <w:t>png</w:t>
      </w:r>
      <w:proofErr w:type="spellEnd"/>
      <w:r w:rsidR="00BC2F89">
        <w:t xml:space="preserve"> name errors when running the Summary Identification Report:</w:t>
      </w:r>
    </w:p>
    <w:p w:rsidR="00F869E8" w:rsidRDefault="00BC2F89" w:rsidP="00920B17">
      <w:pPr>
        <w:pStyle w:val="ListParagraph"/>
        <w:numPr>
          <w:ilvl w:val="1"/>
          <w:numId w:val="2"/>
        </w:numPr>
        <w:spacing w:before="120" w:after="120" w:line="240" w:lineRule="auto"/>
        <w:ind w:left="450" w:hanging="450"/>
        <w:contextualSpacing w:val="0"/>
        <w:jc w:val="both"/>
      </w:pPr>
      <w:r>
        <w:t>Names longer than 129 char</w:t>
      </w:r>
      <w:r w:rsidR="00B837D1">
        <w:t xml:space="preserve">acters, </w:t>
      </w:r>
      <w:proofErr w:type="spellStart"/>
      <w:r w:rsidR="00B837D1">
        <w:t>eg</w:t>
      </w:r>
      <w:proofErr w:type="spellEnd"/>
      <w:r w:rsidR="00B837D1">
        <w:t>: 1H-Cyclopenta(</w:t>
      </w:r>
      <w:r>
        <w:t>1,3</w:t>
      </w:r>
      <w:r w:rsidR="00B837D1">
        <w:t>)</w:t>
      </w:r>
      <w:proofErr w:type="spellStart"/>
      <w:r>
        <w:t>cyclopropa</w:t>
      </w:r>
      <w:proofErr w:type="spellEnd"/>
      <w:r w:rsidR="00B837D1">
        <w:t>(</w:t>
      </w:r>
      <w:r>
        <w:t>1,2</w:t>
      </w:r>
      <w:r w:rsidR="00B837D1">
        <w:t>)</w:t>
      </w:r>
      <w:r>
        <w:t>benzene, octahydro-7-methyl-</w:t>
      </w:r>
      <w:r w:rsidR="00F869E8">
        <w:t>3-methylene-4-(1-methylethyl)</w:t>
      </w:r>
      <w:r w:rsidR="00F869E8">
        <w:noBreakHyphen/>
        <w:t>,</w:t>
      </w:r>
      <w:r w:rsidR="00B837D1">
        <w:t>(</w:t>
      </w:r>
      <w:r>
        <w:t>3aS</w:t>
      </w:r>
      <w:r w:rsidR="00F869E8">
        <w:noBreakHyphen/>
      </w:r>
      <w:r>
        <w:t>(3a.alpha.,3b.beta.,</w:t>
      </w:r>
      <w:r w:rsidR="00F869E8">
        <w:t xml:space="preserve"> </w:t>
      </w:r>
      <w:r>
        <w:t>4.beta.,7.alpha.,7aS*)</w:t>
      </w:r>
      <w:r w:rsidR="00B837D1">
        <w:t>)</w:t>
      </w:r>
      <w:r>
        <w:t xml:space="preserve">- </w:t>
      </w:r>
    </w:p>
    <w:p w:rsidR="00BC2F89" w:rsidRDefault="00BC2F89" w:rsidP="00920B17">
      <w:pPr>
        <w:pStyle w:val="ListParagraph"/>
        <w:spacing w:before="120" w:after="120" w:line="240" w:lineRule="auto"/>
        <w:ind w:left="450" w:hanging="450"/>
        <w:contextualSpacing w:val="0"/>
        <w:jc w:val="both"/>
      </w:pPr>
      <w:r w:rsidRPr="00F869E8">
        <w:rPr>
          <w:b/>
        </w:rPr>
        <w:t>Solution:</w:t>
      </w:r>
      <w:r>
        <w:t xml:space="preserve"> </w:t>
      </w:r>
      <w:r w:rsidR="00E97FE4">
        <w:t xml:space="preserve">Zoom out to &lt;20% and look for compound names &gt;129 characters. </w:t>
      </w:r>
      <w:r>
        <w:t xml:space="preserve">Look up the CAS number for the compound in </w:t>
      </w:r>
      <w:proofErr w:type="spellStart"/>
      <w:r>
        <w:t>SciFinder</w:t>
      </w:r>
      <w:proofErr w:type="spellEnd"/>
      <w:r>
        <w:t>. Substitute with the common name of the compound</w:t>
      </w:r>
    </w:p>
    <w:p w:rsidR="00A147FB" w:rsidRDefault="00F869E8" w:rsidP="00920B17">
      <w:pPr>
        <w:pStyle w:val="ListParagraph"/>
        <w:numPr>
          <w:ilvl w:val="1"/>
          <w:numId w:val="2"/>
        </w:numPr>
        <w:spacing w:before="120" w:after="240" w:line="240" w:lineRule="auto"/>
        <w:ind w:left="450" w:hanging="450"/>
        <w:contextualSpacing w:val="0"/>
        <w:jc w:val="both"/>
      </w:pPr>
      <w:r>
        <w:t>Names with ‘ in front</w:t>
      </w:r>
      <w:r w:rsidR="00BC2F89">
        <w:t xml:space="preserve">, </w:t>
      </w:r>
      <w:proofErr w:type="spellStart"/>
      <w:r w:rsidR="00BC2F89">
        <w:t>eg</w:t>
      </w:r>
      <w:proofErr w:type="spellEnd"/>
      <w:r w:rsidR="00BC2F89">
        <w:t xml:space="preserve">: </w:t>
      </w:r>
      <w:r>
        <w:t>‘</w:t>
      </w:r>
      <w:proofErr w:type="spellStart"/>
      <w:r w:rsidR="00BC2F89">
        <w:t>Tricyclo</w:t>
      </w:r>
      <w:proofErr w:type="spellEnd"/>
      <w:r w:rsidR="00B837D1">
        <w:t>(</w:t>
      </w:r>
      <w:r w:rsidR="00BC2F89">
        <w:t>5.4.0.0&lt;2,8&gt;</w:t>
      </w:r>
      <w:r w:rsidR="00B837D1">
        <w:t>)</w:t>
      </w:r>
      <w:r w:rsidR="00BC2F89">
        <w:t xml:space="preserve">undec-9-ene, 2,6,6,9-tetramethyl-, (1R,2S,7R,8R)- </w:t>
      </w:r>
    </w:p>
    <w:p w:rsidR="00BC2F89" w:rsidRDefault="00BC2F89" w:rsidP="00920B17">
      <w:pPr>
        <w:pStyle w:val="ListParagraph"/>
        <w:spacing w:before="120" w:after="240" w:line="240" w:lineRule="auto"/>
        <w:ind w:left="450" w:hanging="450"/>
        <w:contextualSpacing w:val="0"/>
        <w:jc w:val="both"/>
      </w:pPr>
      <w:r w:rsidRPr="00F869E8">
        <w:rPr>
          <w:b/>
        </w:rPr>
        <w:t>Solution:</w:t>
      </w:r>
      <w:r>
        <w:t xml:space="preserve"> </w:t>
      </w:r>
      <w:r w:rsidR="003B5B28">
        <w:t>It is a M</w:t>
      </w:r>
      <w:r w:rsidR="00F869E8">
        <w:t xml:space="preserve">icrosoft excel formatting </w:t>
      </w:r>
      <w:proofErr w:type="gramStart"/>
      <w:r w:rsidR="00F869E8">
        <w:t>problem which</w:t>
      </w:r>
      <w:proofErr w:type="gramEnd"/>
      <w:r w:rsidR="00F869E8">
        <w:t xml:space="preserve"> is complicated to fix. See Google.</w:t>
      </w:r>
    </w:p>
    <w:p w:rsidR="005640AC" w:rsidRDefault="005640AC" w:rsidP="00920B17">
      <w:pPr>
        <w:pStyle w:val="ListParagraph"/>
        <w:numPr>
          <w:ilvl w:val="0"/>
          <w:numId w:val="2"/>
        </w:numPr>
        <w:spacing w:before="120" w:after="120" w:line="240" w:lineRule="auto"/>
        <w:ind w:left="450" w:hanging="450"/>
        <w:contextualSpacing w:val="0"/>
        <w:jc w:val="both"/>
      </w:pPr>
      <w:r>
        <w:t xml:space="preserve">If successful, three items </w:t>
      </w:r>
      <w:proofErr w:type="gramStart"/>
      <w:r>
        <w:t>will be produced</w:t>
      </w:r>
      <w:proofErr w:type="gramEnd"/>
      <w:r>
        <w:t>: a summary report, a graphic</w:t>
      </w:r>
      <w:r w:rsidR="00BC2F89">
        <w:t>al</w:t>
      </w:r>
      <w:r>
        <w:t xml:space="preserve"> </w:t>
      </w:r>
      <w:r w:rsidR="00BC2F89">
        <w:t xml:space="preserve">plot </w:t>
      </w:r>
      <w:r>
        <w:t>of the retention time and a folder of ret shift warnings.</w:t>
      </w:r>
    </w:p>
    <w:p w:rsidR="00E7228E" w:rsidRDefault="003B5B28" w:rsidP="00920B17">
      <w:pPr>
        <w:pStyle w:val="ListParagraph"/>
        <w:numPr>
          <w:ilvl w:val="0"/>
          <w:numId w:val="2"/>
        </w:numPr>
        <w:spacing w:before="120" w:after="120" w:line="240" w:lineRule="auto"/>
        <w:ind w:left="450" w:hanging="450"/>
        <w:contextualSpacing w:val="0"/>
        <w:jc w:val="both"/>
      </w:pPr>
      <w:r>
        <w:t>You can s</w:t>
      </w:r>
      <w:r w:rsidR="00E7228E">
        <w:t>ave a pdf of the graphic</w:t>
      </w:r>
      <w:r w:rsidR="00BC2F89">
        <w:t>al</w:t>
      </w:r>
      <w:r w:rsidR="00E7228E">
        <w:t xml:space="preserve"> </w:t>
      </w:r>
      <w:r w:rsidR="00BC2F89">
        <w:t xml:space="preserve">plot </w:t>
      </w:r>
      <w:r w:rsidR="005640AC">
        <w:t>with your data</w:t>
      </w:r>
      <w:r w:rsidR="00E7228E">
        <w:t>.</w:t>
      </w:r>
    </w:p>
    <w:p w:rsidR="005640AC" w:rsidRDefault="005640AC" w:rsidP="00920B17">
      <w:pPr>
        <w:pStyle w:val="ListParagraph"/>
        <w:numPr>
          <w:ilvl w:val="0"/>
          <w:numId w:val="2"/>
        </w:numPr>
        <w:spacing w:before="120" w:after="120" w:line="240" w:lineRule="auto"/>
        <w:ind w:left="450" w:hanging="450"/>
        <w:contextualSpacing w:val="0"/>
        <w:jc w:val="both"/>
      </w:pPr>
      <w:r>
        <w:t>If you are running more than one data set at this point, make sure you change the file name for the retention shift warnings otherwise it will overwrite.</w:t>
      </w:r>
    </w:p>
    <w:p w:rsidR="00411553" w:rsidRDefault="008A58AB" w:rsidP="00920B17">
      <w:pPr>
        <w:pStyle w:val="Heading2"/>
        <w:ind w:left="450" w:hanging="450"/>
      </w:pPr>
      <w:bookmarkStart w:id="14" w:name="_Toc9497677"/>
      <w:r>
        <w:t>R-console: Curation of</w:t>
      </w:r>
      <w:r w:rsidR="00411553">
        <w:t xml:space="preserve"> summary report</w:t>
      </w:r>
      <w:bookmarkEnd w:id="14"/>
    </w:p>
    <w:p w:rsidR="005F1373" w:rsidRPr="00F869E8" w:rsidRDefault="005F1373" w:rsidP="00920B17">
      <w:pPr>
        <w:pStyle w:val="ListParagraph"/>
        <w:numPr>
          <w:ilvl w:val="0"/>
          <w:numId w:val="2"/>
        </w:numPr>
        <w:spacing w:before="120" w:after="120" w:line="240" w:lineRule="auto"/>
        <w:ind w:left="450" w:hanging="450"/>
        <w:contextualSpacing w:val="0"/>
        <w:jc w:val="both"/>
      </w:pPr>
      <w:r w:rsidRPr="00F869E8">
        <w:t xml:space="preserve">Create a copy of the summary report generated as a reference file. </w:t>
      </w:r>
    </w:p>
    <w:p w:rsidR="00083C2B" w:rsidRDefault="006E3625" w:rsidP="00920B17">
      <w:pPr>
        <w:pStyle w:val="ListParagraph"/>
        <w:numPr>
          <w:ilvl w:val="0"/>
          <w:numId w:val="2"/>
        </w:numPr>
        <w:spacing w:before="120" w:after="120" w:line="240" w:lineRule="auto"/>
        <w:ind w:left="450" w:hanging="450"/>
        <w:contextualSpacing w:val="0"/>
        <w:jc w:val="both"/>
      </w:pPr>
      <w:r>
        <w:t>Open the Summary report and s</w:t>
      </w:r>
      <w:r w:rsidR="00083C2B">
        <w:t xml:space="preserve">ort by Total ID and delete all </w:t>
      </w:r>
      <w:r w:rsidR="007D1FA6">
        <w:t>that are &lt;</w:t>
      </w:r>
      <w:r>
        <w:t> </w:t>
      </w:r>
      <w:r w:rsidR="007D1FA6">
        <w:t xml:space="preserve">10% of your dataset </w:t>
      </w:r>
      <w:r>
        <w:t xml:space="preserve">or a value that you determine based on your hypothesis </w:t>
      </w:r>
      <w:r w:rsidR="007D1FA6">
        <w:t>(</w:t>
      </w:r>
      <w:r>
        <w:t>for example, half of the smallest possible confounding group</w:t>
      </w:r>
      <w:r w:rsidR="007D1FA6">
        <w:t>)</w:t>
      </w:r>
      <w:r>
        <w:t>.</w:t>
      </w:r>
    </w:p>
    <w:p w:rsidR="0017405F" w:rsidRPr="006E3625" w:rsidRDefault="0017405F" w:rsidP="00920B17">
      <w:pPr>
        <w:pStyle w:val="ListParagraph"/>
        <w:numPr>
          <w:ilvl w:val="0"/>
          <w:numId w:val="2"/>
        </w:numPr>
        <w:spacing w:before="120" w:after="120" w:line="240" w:lineRule="auto"/>
        <w:ind w:left="450" w:hanging="450"/>
        <w:contextualSpacing w:val="0"/>
        <w:jc w:val="both"/>
      </w:pPr>
      <w:r>
        <w:t xml:space="preserve">Sort </w:t>
      </w:r>
      <w:r w:rsidR="000E4FAC">
        <w:t xml:space="preserve">largest to smallest </w:t>
      </w:r>
      <w:r>
        <w:t xml:space="preserve">by ret time </w:t>
      </w:r>
      <w:r w:rsidR="000E4FAC">
        <w:t>shift (</w:t>
      </w:r>
      <w:proofErr w:type="spellStart"/>
      <w:r>
        <w:t>s</w:t>
      </w:r>
      <w:r w:rsidR="001739CD">
        <w:t>tdev</w:t>
      </w:r>
      <w:proofErr w:type="spellEnd"/>
      <w:r w:rsidR="007D1FA6">
        <w:t>) upper and colour code all</w:t>
      </w:r>
      <w:r w:rsidR="00C56182">
        <w:t> </w:t>
      </w:r>
      <w:r w:rsidR="007D1FA6">
        <w:t>&gt;</w:t>
      </w:r>
      <w:r w:rsidR="00C56182">
        <w:t> </w:t>
      </w:r>
      <w:r w:rsidR="007D1FA6">
        <w:t>3</w:t>
      </w:r>
      <w:r>
        <w:t>0sec</w:t>
      </w:r>
      <w:r w:rsidR="001739CD">
        <w:t>.  Do</w:t>
      </w:r>
      <w:r>
        <w:t xml:space="preserve"> the same for ret time </w:t>
      </w:r>
      <w:proofErr w:type="spellStart"/>
      <w:r>
        <w:t>stdev</w:t>
      </w:r>
      <w:proofErr w:type="spellEnd"/>
      <w:r>
        <w:t xml:space="preserve"> lower.</w:t>
      </w:r>
      <w:r w:rsidR="000E4FAC">
        <w:t xml:space="preserve">  Save the file as .</w:t>
      </w:r>
      <w:proofErr w:type="spellStart"/>
      <w:r w:rsidR="000E4FAC">
        <w:t>xls</w:t>
      </w:r>
      <w:proofErr w:type="spellEnd"/>
    </w:p>
    <w:p w:rsidR="000F3D4F" w:rsidRDefault="0017405F" w:rsidP="00920B17">
      <w:pPr>
        <w:pStyle w:val="ListParagraph"/>
        <w:numPr>
          <w:ilvl w:val="0"/>
          <w:numId w:val="2"/>
        </w:numPr>
        <w:spacing w:before="120" w:after="120" w:line="240" w:lineRule="auto"/>
        <w:ind w:left="450" w:hanging="450"/>
        <w:contextualSpacing w:val="0"/>
        <w:jc w:val="both"/>
        <w:rPr>
          <w:i/>
        </w:rPr>
      </w:pPr>
      <w:r w:rsidRPr="006E3625">
        <w:t xml:space="preserve">Sort by name </w:t>
      </w:r>
      <w:r w:rsidR="000E4FAC" w:rsidRPr="006E3625">
        <w:t xml:space="preserve">(A-Z) </w:t>
      </w:r>
      <w:r w:rsidRPr="006E3625">
        <w:t xml:space="preserve">and check through the </w:t>
      </w:r>
      <w:r w:rsidR="001739CD" w:rsidRPr="006E3625">
        <w:t>‘</w:t>
      </w:r>
      <w:r w:rsidRPr="006E3625">
        <w:t>split</w:t>
      </w:r>
      <w:r w:rsidR="001739CD" w:rsidRPr="006E3625">
        <w:t>’</w:t>
      </w:r>
      <w:r w:rsidRPr="006E3625">
        <w:t xml:space="preserve"> p</w:t>
      </w:r>
      <w:r>
        <w:t xml:space="preserve">eaks, </w:t>
      </w:r>
      <w:r w:rsidR="001739CD">
        <w:t>using the image files in the</w:t>
      </w:r>
      <w:r>
        <w:t xml:space="preserve"> </w:t>
      </w:r>
      <w:r w:rsidR="001739CD">
        <w:t xml:space="preserve">ret_60sec </w:t>
      </w:r>
      <w:r>
        <w:t>folder generated with the summary report</w:t>
      </w:r>
      <w:r w:rsidR="001739CD">
        <w:t xml:space="preserve"> to </w:t>
      </w:r>
      <w:r w:rsidR="00E440DE">
        <w:t>determine</w:t>
      </w:r>
      <w:r w:rsidR="001739CD">
        <w:t xml:space="preserve"> which peaks are real or not</w:t>
      </w:r>
      <w:r>
        <w:t>.</w:t>
      </w:r>
      <w:r w:rsidR="001739CD">
        <w:t xml:space="preserve">  Most of the compounds with large ret shifts will be removed using this approach</w:t>
      </w:r>
      <w:r w:rsidR="001739CD" w:rsidRPr="00411553">
        <w:rPr>
          <w:i/>
        </w:rPr>
        <w:t>.</w:t>
      </w:r>
      <w:r w:rsidR="00E440DE" w:rsidRPr="00411553">
        <w:rPr>
          <w:i/>
        </w:rPr>
        <w:t xml:space="preserve">  </w:t>
      </w:r>
    </w:p>
    <w:p w:rsidR="00AA2043" w:rsidRPr="00F869E8" w:rsidRDefault="00AA2043" w:rsidP="00920B17">
      <w:pPr>
        <w:pStyle w:val="ListParagraph"/>
        <w:numPr>
          <w:ilvl w:val="0"/>
          <w:numId w:val="2"/>
        </w:numPr>
        <w:tabs>
          <w:tab w:val="left" w:pos="2400"/>
        </w:tabs>
        <w:ind w:left="450" w:hanging="450"/>
      </w:pPr>
      <w:r w:rsidRPr="00F869E8">
        <w:t xml:space="preserve">When assessing the retention time distribution plot: </w:t>
      </w:r>
    </w:p>
    <w:p w:rsidR="00AA2043" w:rsidRPr="00F869E8" w:rsidRDefault="00AA2043" w:rsidP="00920B17">
      <w:pPr>
        <w:pStyle w:val="ListParagraph"/>
        <w:numPr>
          <w:ilvl w:val="1"/>
          <w:numId w:val="2"/>
        </w:numPr>
        <w:tabs>
          <w:tab w:val="left" w:pos="2400"/>
        </w:tabs>
        <w:ind w:left="450" w:hanging="450"/>
      </w:pPr>
      <w:r w:rsidRPr="00F869E8">
        <w:rPr>
          <w:noProof/>
          <w:lang w:eastAsia="zh-CN"/>
        </w:rPr>
        <mc:AlternateContent>
          <mc:Choice Requires="wps">
            <w:drawing>
              <wp:anchor distT="0" distB="0" distL="114300" distR="114300" simplePos="0" relativeHeight="251662336" behindDoc="0" locked="0" layoutInCell="1" allowOverlap="1" wp14:anchorId="16BA4E97" wp14:editId="0465C60F">
                <wp:simplePos x="0" y="0"/>
                <wp:positionH relativeFrom="column">
                  <wp:posOffset>1118438</wp:posOffset>
                </wp:positionH>
                <wp:positionV relativeFrom="paragraph">
                  <wp:posOffset>48895</wp:posOffset>
                </wp:positionV>
                <wp:extent cx="66675" cy="66675"/>
                <wp:effectExtent l="0" t="0" r="9525" b="9525"/>
                <wp:wrapNone/>
                <wp:docPr id="17" name="Flowchart: Connector 17"/>
                <wp:cNvGraphicFramePr/>
                <a:graphic xmlns:a="http://schemas.openxmlformats.org/drawingml/2006/main">
                  <a:graphicData uri="http://schemas.microsoft.com/office/word/2010/wordprocessingShape">
                    <wps:wsp>
                      <wps:cNvSpPr/>
                      <wps:spPr>
                        <a:xfrm>
                          <a:off x="0" y="0"/>
                          <a:ext cx="66675" cy="66675"/>
                        </a:xfrm>
                        <a:prstGeom prst="flowChartConnector">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rsidR="00AA2043" w:rsidRDefault="00AA2043" w:rsidP="00AA20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A4E9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5" type="#_x0000_t120" style="position:absolute;left:0;text-align:left;margin-left:88.05pt;margin-top:3.85pt;width:5.2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" fillcolor="black [3200]" stroked="f" strokeweight="2pt">
                <v:textbox>
                  <w:txbxContent>
                    <w:p w:rsidR="00AA2043" w:rsidRDefault="00AA2043" w:rsidP="00AA2043">
                      <w:pPr>
                        <w:jc w:val="center"/>
                      </w:pPr>
                    </w:p>
                  </w:txbxContent>
                </v:textbox>
              </v:shape>
            </w:pict>
          </mc:Fallback>
        </mc:AlternateContent>
      </w:r>
      <w:r w:rsidR="003F1265" w:rsidRPr="00F869E8">
        <w:t xml:space="preserve">A “    </w:t>
      </w:r>
      <w:r w:rsidRPr="00F869E8">
        <w:t>“</w:t>
      </w:r>
      <w:r w:rsidR="003F1265" w:rsidRPr="00F869E8">
        <w:t xml:space="preserve"> symbol </w:t>
      </w:r>
      <w:r w:rsidRPr="00F869E8">
        <w:t xml:space="preserve">: means that the same compound has been identified with the same retention time within different samples: which is what you would expect to see </w:t>
      </w:r>
    </w:p>
    <w:p w:rsidR="00AA2043" w:rsidRPr="00F869E8" w:rsidRDefault="00AA2043" w:rsidP="00920B17">
      <w:pPr>
        <w:pStyle w:val="ListParagraph"/>
        <w:numPr>
          <w:ilvl w:val="1"/>
          <w:numId w:val="2"/>
        </w:numPr>
        <w:tabs>
          <w:tab w:val="left" w:pos="2400"/>
        </w:tabs>
        <w:ind w:left="450" w:hanging="450"/>
      </w:pPr>
      <w:r w:rsidRPr="00F869E8">
        <w:rPr>
          <w:noProof/>
          <w:lang w:eastAsia="zh-CN"/>
        </w:rPr>
        <mc:AlternateContent>
          <mc:Choice Requires="wpg">
            <w:drawing>
              <wp:anchor distT="0" distB="0" distL="114300" distR="114300" simplePos="0" relativeHeight="251658240" behindDoc="0" locked="0" layoutInCell="1" allowOverlap="1" wp14:anchorId="4F6BE0B3" wp14:editId="78981628">
                <wp:simplePos x="0" y="0"/>
                <wp:positionH relativeFrom="column">
                  <wp:posOffset>1097280</wp:posOffset>
                </wp:positionH>
                <wp:positionV relativeFrom="paragraph">
                  <wp:posOffset>41330</wp:posOffset>
                </wp:positionV>
                <wp:extent cx="253277" cy="66675"/>
                <wp:effectExtent l="0" t="0" r="0" b="9525"/>
                <wp:wrapNone/>
                <wp:docPr id="20" name="Group 20"/>
                <wp:cNvGraphicFramePr/>
                <a:graphic xmlns:a="http://schemas.openxmlformats.org/drawingml/2006/main">
                  <a:graphicData uri="http://schemas.microsoft.com/office/word/2010/wordprocessingGroup">
                    <wpg:wgp>
                      <wpg:cNvGrpSpPr/>
                      <wpg:grpSpPr>
                        <a:xfrm>
                          <a:off x="0" y="0"/>
                          <a:ext cx="253277" cy="66675"/>
                          <a:chOff x="0" y="0"/>
                          <a:chExt cx="253277" cy="66675"/>
                        </a:xfrm>
                      </wpg:grpSpPr>
                      <wps:wsp>
                        <wps:cNvPr id="19" name="Flowchart: Connector 19"/>
                        <wps:cNvSpPr/>
                        <wps:spPr>
                          <a:xfrm>
                            <a:off x="186602" y="0"/>
                            <a:ext cx="66675" cy="66675"/>
                          </a:xfrm>
                          <a:prstGeom prst="flowChartConnector">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rsidR="00AA2043" w:rsidRDefault="00AA2043" w:rsidP="00AA20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9727"/>
                            <a:ext cx="161925" cy="4508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AA2043" w:rsidRDefault="00AA2043" w:rsidP="00AA20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6BE0B3" id="Group 20" o:spid="_x0000_s1036" style="position:absolute;left:0;text-align:left;margin-left:86.4pt;margin-top:3.25pt;width:19.95pt;height:5.25pt;z-index:251658240;mso-width-relative:margin" coordsize="253277,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">
                <v:shape id="Flowchart: Connector 19" o:spid="_x0000_s1037" type="#_x0000_t120" style="position:absolute;left:186602;width:66675;height:6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" fillcolor="black [3200]" stroked="f" strokeweight="2pt">
                  <v:textbox>
                    <w:txbxContent>
                      <w:p w:rsidR="00AA2043" w:rsidRDefault="00AA2043" w:rsidP="00AA2043">
                        <w:pPr>
                          <w:jc w:val="center"/>
                        </w:pPr>
                      </w:p>
                    </w:txbxContent>
                  </v:textbox>
                </v:shape>
                <v:rect id="Rectangle 18" o:spid="_x0000_s1038" style="position:absolute;top:9727;width:16192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" filled="f" strokecolor="black [3213]" strokeweight="2pt">
                  <v:textbox>
                    <w:txbxContent>
                      <w:p w:rsidR="00AA2043" w:rsidRDefault="00AA2043" w:rsidP="00AA2043">
                        <w:pPr>
                          <w:jc w:val="center"/>
                        </w:pPr>
                      </w:p>
                    </w:txbxContent>
                  </v:textbox>
                </v:rect>
              </v:group>
            </w:pict>
          </mc:Fallback>
        </mc:AlternateContent>
      </w:r>
      <w:r w:rsidRPr="00F869E8">
        <w:t xml:space="preserve">A “         “ </w:t>
      </w:r>
      <w:r w:rsidR="003F1265" w:rsidRPr="00F869E8">
        <w:t xml:space="preserve">symbol </w:t>
      </w:r>
      <w:r w:rsidRPr="00F869E8">
        <w:t>: means that the same compound has been identified with different retention times in different samples : Not a very good sign</w:t>
      </w:r>
    </w:p>
    <w:p w:rsidR="00E466F8" w:rsidRPr="00411553" w:rsidRDefault="00E466F8" w:rsidP="00920B17">
      <w:pPr>
        <w:pStyle w:val="ListParagraph"/>
        <w:spacing w:before="120" w:after="120" w:line="240" w:lineRule="auto"/>
        <w:ind w:left="450" w:hanging="450"/>
        <w:contextualSpacing w:val="0"/>
        <w:jc w:val="both"/>
        <w:rPr>
          <w:i/>
        </w:rPr>
      </w:pPr>
      <w:r w:rsidRPr="00F869E8">
        <w:rPr>
          <w:b/>
          <w:i/>
        </w:rPr>
        <w:t>NOTE</w:t>
      </w:r>
      <w:r w:rsidRPr="00F869E8">
        <w:rPr>
          <w:i/>
        </w:rPr>
        <w:t xml:space="preserve">: pay attention to the scale on the images.  Sometimes the scale </w:t>
      </w:r>
      <w:proofErr w:type="gramStart"/>
      <w:r w:rsidRPr="00F869E8">
        <w:rPr>
          <w:i/>
        </w:rPr>
        <w:t>is exaggerated</w:t>
      </w:r>
      <w:proofErr w:type="gramEnd"/>
      <w:r w:rsidRPr="00F869E8">
        <w:rPr>
          <w:i/>
        </w:rPr>
        <w:t xml:space="preserve">, which </w:t>
      </w:r>
      <w:r w:rsidRPr="00411553">
        <w:rPr>
          <w:i/>
        </w:rPr>
        <w:t>means that points that appear to be far apart are in fact close together.</w:t>
      </w:r>
    </w:p>
    <w:p w:rsidR="00E466F8" w:rsidRDefault="00E466F8" w:rsidP="00920B17">
      <w:pPr>
        <w:pStyle w:val="ListParagraph"/>
        <w:numPr>
          <w:ilvl w:val="0"/>
          <w:numId w:val="2"/>
        </w:numPr>
        <w:spacing w:before="120" w:after="120" w:line="240" w:lineRule="auto"/>
        <w:ind w:left="450" w:hanging="450"/>
        <w:contextualSpacing w:val="0"/>
        <w:jc w:val="both"/>
      </w:pPr>
      <w:r w:rsidRPr="00E466F8">
        <w:t>Sort by Ref Ion</w:t>
      </w:r>
      <w:r>
        <w:t xml:space="preserve">, look up each compound on </w:t>
      </w:r>
      <w:r w:rsidR="009931C6">
        <w:t xml:space="preserve">Agilent </w:t>
      </w:r>
      <w:proofErr w:type="spellStart"/>
      <w:r w:rsidR="009931C6">
        <w:t>ChemS</w:t>
      </w:r>
      <w:r>
        <w:t>tation</w:t>
      </w:r>
      <w:proofErr w:type="spellEnd"/>
      <w:r>
        <w:t xml:space="preserve"> and input a larger ion for all compounds giving an ion equal to or less than </w:t>
      </w:r>
      <w:r w:rsidR="000110F8">
        <w:t>the minimum scan mass</w:t>
      </w:r>
      <w:r>
        <w:t>.</w:t>
      </w:r>
      <w:r w:rsidR="002D6A64">
        <w:t xml:space="preserve"> To do this go to ‘view’ – parametric retrieval – then input the CAS number, and search. Choose the most intense ref ion that is &gt; than your lowest scan value. For each subsequent search use – retrieve – set parameters</w:t>
      </w:r>
    </w:p>
    <w:p w:rsidR="00307D79" w:rsidRPr="00E466F8" w:rsidRDefault="00307D79" w:rsidP="00920B17">
      <w:pPr>
        <w:pStyle w:val="Heading1"/>
        <w:ind w:left="450" w:hanging="450"/>
      </w:pPr>
      <w:bookmarkStart w:id="15" w:name="_Toc9497678"/>
      <w:r>
        <w:t>Batch integration</w:t>
      </w:r>
      <w:bookmarkEnd w:id="15"/>
    </w:p>
    <w:p w:rsidR="005E2C7A" w:rsidRDefault="008A58AB" w:rsidP="00920B17">
      <w:pPr>
        <w:pStyle w:val="Heading2"/>
        <w:ind w:left="450" w:hanging="450"/>
      </w:pPr>
      <w:bookmarkStart w:id="16" w:name="_Toc9497679"/>
      <w:r>
        <w:t>R-console: I</w:t>
      </w:r>
      <w:r w:rsidR="005E2C7A">
        <w:t>ntegrate peaks</w:t>
      </w:r>
      <w:bookmarkEnd w:id="16"/>
    </w:p>
    <w:p w:rsidR="005E2C7A" w:rsidRDefault="005E2C7A" w:rsidP="00920B17">
      <w:pPr>
        <w:pStyle w:val="ListParagraph"/>
        <w:numPr>
          <w:ilvl w:val="0"/>
          <w:numId w:val="2"/>
        </w:numPr>
        <w:spacing w:before="120" w:after="120" w:line="240" w:lineRule="auto"/>
        <w:ind w:left="450" w:hanging="450"/>
        <w:contextualSpacing w:val="0"/>
        <w:jc w:val="both"/>
      </w:pPr>
      <w:r>
        <w:t xml:space="preserve">Make sure all CDF files are in one folder and all </w:t>
      </w:r>
      <w:proofErr w:type="spellStart"/>
      <w:r>
        <w:t>elu</w:t>
      </w:r>
      <w:proofErr w:type="spellEnd"/>
      <w:r>
        <w:t>/fin/other files are not in that folder.</w:t>
      </w:r>
    </w:p>
    <w:p w:rsidR="005E2C7A" w:rsidRDefault="005E2C7A" w:rsidP="00920B17">
      <w:pPr>
        <w:pStyle w:val="ListParagraph"/>
        <w:numPr>
          <w:ilvl w:val="0"/>
          <w:numId w:val="2"/>
        </w:numPr>
        <w:spacing w:before="120" w:after="120" w:line="240" w:lineRule="auto"/>
        <w:ind w:left="450" w:hanging="450"/>
        <w:contextualSpacing w:val="0"/>
        <w:jc w:val="both"/>
      </w:pPr>
      <w:r>
        <w:lastRenderedPageBreak/>
        <w:t xml:space="preserve">Open R and load the </w:t>
      </w:r>
      <w:proofErr w:type="spellStart"/>
      <w:r>
        <w:t>MassOmics</w:t>
      </w:r>
      <w:proofErr w:type="spellEnd"/>
      <w:r>
        <w:t xml:space="preserve"> package “</w:t>
      </w:r>
      <w:proofErr w:type="gramStart"/>
      <w:r>
        <w:t>library(</w:t>
      </w:r>
      <w:proofErr w:type="spellStart"/>
      <w:proofErr w:type="gramEnd"/>
      <w:r>
        <w:t>MassOmics</w:t>
      </w:r>
      <w:proofErr w:type="spellEnd"/>
      <w:r>
        <w:t>)” &lt;enter&gt;”run()” &lt;enter&gt;.</w:t>
      </w:r>
    </w:p>
    <w:p w:rsidR="005E2C7A" w:rsidRDefault="005E2C7A" w:rsidP="00920B17">
      <w:pPr>
        <w:pStyle w:val="ListParagraph"/>
        <w:numPr>
          <w:ilvl w:val="0"/>
          <w:numId w:val="2"/>
        </w:numPr>
        <w:spacing w:before="120" w:after="120" w:line="240" w:lineRule="auto"/>
        <w:ind w:left="450" w:hanging="450"/>
        <w:contextualSpacing w:val="0"/>
        <w:jc w:val="both"/>
      </w:pPr>
      <w:r>
        <w:t>Go to Software – GCMS</w:t>
      </w:r>
    </w:p>
    <w:p w:rsidR="005E2C7A" w:rsidRDefault="00EE63D4" w:rsidP="00920B17">
      <w:pPr>
        <w:pStyle w:val="ListParagraph"/>
        <w:numPr>
          <w:ilvl w:val="0"/>
          <w:numId w:val="2"/>
        </w:numPr>
        <w:spacing w:before="120" w:after="120" w:line="240" w:lineRule="auto"/>
        <w:ind w:left="450" w:hanging="450"/>
        <w:contextualSpacing w:val="0"/>
        <w:jc w:val="both"/>
      </w:pPr>
      <w:r>
        <w:t xml:space="preserve">Step </w:t>
      </w:r>
      <w:r w:rsidR="005E2C7A">
        <w:t>2</w:t>
      </w:r>
      <w:r>
        <w:t xml:space="preserve">: Select “fast mode”.  </w:t>
      </w:r>
    </w:p>
    <w:p w:rsidR="005E2C7A" w:rsidRPr="00F869E8" w:rsidRDefault="005E2C7A" w:rsidP="00920B17">
      <w:pPr>
        <w:pStyle w:val="ListParagraph"/>
        <w:numPr>
          <w:ilvl w:val="0"/>
          <w:numId w:val="2"/>
        </w:numPr>
        <w:spacing w:before="120" w:after="120" w:line="240" w:lineRule="auto"/>
        <w:ind w:left="450" w:hanging="450"/>
        <w:contextualSpacing w:val="0"/>
        <w:jc w:val="both"/>
      </w:pPr>
      <w:r w:rsidRPr="00F869E8">
        <w:t>Select p</w:t>
      </w:r>
      <w:r w:rsidR="00790F79" w:rsidRPr="00F869E8">
        <w:t xml:space="preserve">eak </w:t>
      </w:r>
      <w:r w:rsidR="00D906FD" w:rsidRPr="00F869E8">
        <w:t>area</w:t>
      </w:r>
      <w:r w:rsidR="005A55BA" w:rsidRPr="00F869E8">
        <w:t>.</w:t>
      </w:r>
    </w:p>
    <w:p w:rsidR="005E2C7A" w:rsidRDefault="005E2C7A" w:rsidP="00920B17">
      <w:pPr>
        <w:pStyle w:val="ListParagraph"/>
        <w:numPr>
          <w:ilvl w:val="0"/>
          <w:numId w:val="2"/>
        </w:numPr>
        <w:spacing w:before="120" w:after="120" w:line="240" w:lineRule="auto"/>
        <w:ind w:left="450" w:hanging="450"/>
        <w:contextualSpacing w:val="0"/>
        <w:jc w:val="both"/>
      </w:pPr>
      <w:r>
        <w:t>Leave ion mass bin at 0.5</w:t>
      </w:r>
    </w:p>
    <w:p w:rsidR="00033C13" w:rsidRDefault="005E2C7A" w:rsidP="00920B17">
      <w:pPr>
        <w:pStyle w:val="ListParagraph"/>
        <w:numPr>
          <w:ilvl w:val="0"/>
          <w:numId w:val="2"/>
        </w:numPr>
        <w:spacing w:before="120" w:after="120" w:line="240" w:lineRule="auto"/>
        <w:ind w:left="450" w:hanging="450"/>
        <w:contextualSpacing w:val="0"/>
        <w:jc w:val="both"/>
      </w:pPr>
      <w:r>
        <w:t>Select ‘Run’</w:t>
      </w:r>
    </w:p>
    <w:p w:rsidR="00033C13" w:rsidRDefault="005E2C7A" w:rsidP="00920B17">
      <w:pPr>
        <w:pStyle w:val="ListParagraph"/>
        <w:numPr>
          <w:ilvl w:val="0"/>
          <w:numId w:val="2"/>
        </w:numPr>
        <w:spacing w:before="120" w:after="120" w:line="240" w:lineRule="auto"/>
        <w:ind w:left="450" w:hanging="450"/>
        <w:contextualSpacing w:val="0"/>
        <w:jc w:val="both"/>
      </w:pPr>
      <w:r>
        <w:t xml:space="preserve">You </w:t>
      </w:r>
      <w:proofErr w:type="gramStart"/>
      <w:r>
        <w:t>will be prompted</w:t>
      </w:r>
      <w:proofErr w:type="gramEnd"/>
      <w:r>
        <w:t xml:space="preserve"> to select the </w:t>
      </w:r>
      <w:r w:rsidR="00EE63D4">
        <w:t>Identification</w:t>
      </w:r>
      <w:r>
        <w:t>/Summary</w:t>
      </w:r>
      <w:r w:rsidR="00EE63D4">
        <w:t xml:space="preserve"> Report.csv, and </w:t>
      </w:r>
      <w:r>
        <w:t xml:space="preserve">then </w:t>
      </w:r>
      <w:r w:rsidR="00EE63D4">
        <w:t xml:space="preserve">the </w:t>
      </w:r>
      <w:r>
        <w:t xml:space="preserve">folder containing the </w:t>
      </w:r>
      <w:proofErr w:type="spellStart"/>
      <w:r w:rsidR="00EE63D4">
        <w:t>cdf</w:t>
      </w:r>
      <w:proofErr w:type="spellEnd"/>
      <w:r w:rsidR="00EE63D4">
        <w:t xml:space="preserve"> files.</w:t>
      </w:r>
    </w:p>
    <w:p w:rsidR="005E2C7A" w:rsidRDefault="005E2C7A" w:rsidP="00920B17">
      <w:pPr>
        <w:pStyle w:val="ListParagraph"/>
        <w:numPr>
          <w:ilvl w:val="0"/>
          <w:numId w:val="2"/>
        </w:numPr>
        <w:spacing w:before="120" w:after="120" w:line="240" w:lineRule="auto"/>
        <w:ind w:left="450" w:hanging="450"/>
        <w:contextualSpacing w:val="0"/>
        <w:jc w:val="both"/>
      </w:pPr>
      <w:r>
        <w:t xml:space="preserve">Integration will take a long time (2-3h).  </w:t>
      </w:r>
    </w:p>
    <w:p w:rsidR="00790F79" w:rsidRDefault="000665CB" w:rsidP="00920B17">
      <w:pPr>
        <w:pStyle w:val="ListParagraph"/>
        <w:numPr>
          <w:ilvl w:val="0"/>
          <w:numId w:val="2"/>
        </w:numPr>
        <w:spacing w:before="120" w:after="120" w:line="240" w:lineRule="auto"/>
        <w:ind w:left="450" w:hanging="450"/>
        <w:contextualSpacing w:val="0"/>
        <w:jc w:val="both"/>
      </w:pPr>
      <w:r>
        <w:t xml:space="preserve">A file </w:t>
      </w:r>
      <w:proofErr w:type="gramStart"/>
      <w:r>
        <w:t>will be created</w:t>
      </w:r>
      <w:proofErr w:type="gramEnd"/>
      <w:r>
        <w:t xml:space="preserve"> called something like </w:t>
      </w:r>
      <w:r w:rsidR="00DC7A71">
        <w:t xml:space="preserve">GCMS </w:t>
      </w:r>
      <w:r>
        <w:t>Results</w:t>
      </w:r>
      <w:r w:rsidR="00DC7A71">
        <w:t>.csv</w:t>
      </w:r>
      <w:r>
        <w:t xml:space="preserve">.  </w:t>
      </w:r>
    </w:p>
    <w:p w:rsidR="00F869E8" w:rsidRPr="001D3D19" w:rsidRDefault="00A91C84" w:rsidP="00920B17">
      <w:pPr>
        <w:pStyle w:val="ListParagraph"/>
        <w:numPr>
          <w:ilvl w:val="0"/>
          <w:numId w:val="2"/>
        </w:numPr>
        <w:spacing w:before="120" w:after="240" w:line="240" w:lineRule="auto"/>
        <w:ind w:left="450" w:hanging="450"/>
        <w:contextualSpacing w:val="0"/>
        <w:jc w:val="both"/>
      </w:pPr>
      <w:r>
        <w:t>For rows that are completely “zero”</w:t>
      </w:r>
      <w:r w:rsidR="008A1721">
        <w:t xml:space="preserve"> </w:t>
      </w:r>
      <w:r w:rsidR="000665CB">
        <w:t xml:space="preserve">and check that the </w:t>
      </w:r>
      <w:r>
        <w:t xml:space="preserve">reference ion </w:t>
      </w:r>
      <w:r w:rsidR="000665CB">
        <w:t>falls within your mass scan range. Insert an appropriate reference ion using the instructions above.</w:t>
      </w:r>
    </w:p>
    <w:p w:rsidR="00D43612" w:rsidRDefault="00D43612" w:rsidP="00920B17">
      <w:pPr>
        <w:ind w:left="450" w:hanging="450"/>
        <w:rPr>
          <w:rFonts w:asciiTheme="majorHAnsi" w:eastAsiaTheme="majorEastAsia" w:hAnsiTheme="majorHAnsi" w:cstheme="majorBidi"/>
          <w:b/>
          <w:bCs/>
          <w:color w:val="4F81BD" w:themeColor="accent1"/>
          <w:sz w:val="26"/>
          <w:szCs w:val="26"/>
        </w:rPr>
      </w:pPr>
      <w:r>
        <w:br w:type="page"/>
      </w:r>
    </w:p>
    <w:p w:rsidR="008A58AB" w:rsidRDefault="008A58AB" w:rsidP="00920B17">
      <w:pPr>
        <w:pStyle w:val="Heading2"/>
        <w:ind w:left="450" w:hanging="450"/>
      </w:pPr>
      <w:bookmarkStart w:id="17" w:name="_Toc9497680"/>
      <w:r>
        <w:lastRenderedPageBreak/>
        <w:t>R-Console: Laboratory contaminant removal</w:t>
      </w:r>
      <w:bookmarkEnd w:id="17"/>
    </w:p>
    <w:p w:rsidR="007D1FA6" w:rsidRDefault="007D1FA6" w:rsidP="00920B17">
      <w:pPr>
        <w:pStyle w:val="ListParagraph"/>
        <w:numPr>
          <w:ilvl w:val="0"/>
          <w:numId w:val="2"/>
        </w:numPr>
        <w:spacing w:before="120" w:after="240" w:line="240" w:lineRule="auto"/>
        <w:ind w:left="450" w:hanging="450"/>
        <w:contextualSpacing w:val="0"/>
        <w:jc w:val="both"/>
      </w:pPr>
      <w:r>
        <w:t xml:space="preserve">Run </w:t>
      </w:r>
      <w:r w:rsidR="00127D5B">
        <w:t xml:space="preserve">the </w:t>
      </w:r>
      <w:r>
        <w:t>contaminants script</w:t>
      </w:r>
      <w:r w:rsidR="00483754">
        <w:t xml:space="preserve">. To do this, open </w:t>
      </w:r>
      <w:proofErr w:type="spellStart"/>
      <w:r w:rsidR="00483754">
        <w:t>MassOmics</w:t>
      </w:r>
      <w:proofErr w:type="spellEnd"/>
      <w:r w:rsidR="00483754">
        <w:t xml:space="preserve"> and choose software – data </w:t>
      </w:r>
      <w:proofErr w:type="spellStart"/>
      <w:r w:rsidR="00483754">
        <w:t>cleanup</w:t>
      </w:r>
      <w:proofErr w:type="spellEnd"/>
      <w:r w:rsidR="00483754">
        <w:t xml:space="preserve"> and normalisation. Make a subject info sheet (see image at left).</w:t>
      </w:r>
      <w:r w:rsidR="00D03514">
        <w:t xml:space="preserve"> </w:t>
      </w:r>
      <w:r w:rsidR="001E2A51">
        <w:t xml:space="preserve">Assign analytical or daily batches to match the order the samples </w:t>
      </w:r>
      <w:proofErr w:type="gramStart"/>
      <w:r w:rsidR="001E2A51">
        <w:t>were analysed</w:t>
      </w:r>
      <w:proofErr w:type="gramEnd"/>
      <w:r w:rsidR="001E2A51">
        <w:t xml:space="preserve"> in</w:t>
      </w:r>
      <w:r w:rsidR="00D03514">
        <w:t>.</w:t>
      </w:r>
    </w:p>
    <w:p w:rsidR="00F869E8" w:rsidRDefault="00590ABD" w:rsidP="00590ABD">
      <w:pPr>
        <w:spacing w:before="120" w:after="240" w:line="240" w:lineRule="auto"/>
        <w:ind w:left="450" w:hanging="450"/>
        <w:jc w:val="center"/>
      </w:pPr>
      <w:r>
        <w:rPr>
          <w:noProof/>
          <w:lang w:eastAsia="zh-CN"/>
        </w:rPr>
        <w:drawing>
          <wp:inline distT="0" distB="0" distL="0" distR="0">
            <wp:extent cx="3887002" cy="3191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3898323" cy="3200806"/>
                    </a:xfrm>
                    <a:prstGeom prst="rect">
                      <a:avLst/>
                    </a:prstGeom>
                  </pic:spPr>
                </pic:pic>
              </a:graphicData>
            </a:graphic>
          </wp:inline>
        </w:drawing>
      </w:r>
    </w:p>
    <w:p w:rsidR="007D61FD" w:rsidRDefault="007D61FD" w:rsidP="00920B17">
      <w:pPr>
        <w:pStyle w:val="ListParagraph"/>
        <w:numPr>
          <w:ilvl w:val="0"/>
          <w:numId w:val="2"/>
        </w:numPr>
        <w:spacing w:before="240" w:after="240" w:line="240" w:lineRule="auto"/>
        <w:ind w:left="450" w:hanging="450"/>
        <w:contextualSpacing w:val="0"/>
        <w:jc w:val="both"/>
      </w:pPr>
      <w:r>
        <w:t xml:space="preserve">The default settings of 60% and </w:t>
      </w:r>
      <w:proofErr w:type="gramStart"/>
      <w:r>
        <w:t>two</w:t>
      </w:r>
      <w:proofErr w:type="gramEnd"/>
      <w:r w:rsidR="00060B11">
        <w:t xml:space="preserve"> </w:t>
      </w:r>
      <w:r>
        <w:t>fold are quite good for most datasets. You can adjust them, depending on your type of data.</w:t>
      </w:r>
    </w:p>
    <w:p w:rsidR="00D03514" w:rsidRDefault="00D03514" w:rsidP="00920B17">
      <w:pPr>
        <w:pStyle w:val="ListParagraph"/>
        <w:numPr>
          <w:ilvl w:val="0"/>
          <w:numId w:val="2"/>
        </w:numPr>
        <w:spacing w:before="120" w:after="240" w:line="240" w:lineRule="auto"/>
        <w:ind w:left="450" w:hanging="450"/>
        <w:contextualSpacing w:val="0"/>
        <w:jc w:val="both"/>
      </w:pPr>
      <w:r>
        <w:t xml:space="preserve">Once a csv file </w:t>
      </w:r>
      <w:proofErr w:type="gramStart"/>
      <w:r>
        <w:t>is generated</w:t>
      </w:r>
      <w:proofErr w:type="gramEnd"/>
      <w:r>
        <w:t xml:space="preserve">, save it as an </w:t>
      </w:r>
      <w:proofErr w:type="spellStart"/>
      <w:r>
        <w:t>xls</w:t>
      </w:r>
      <w:proofErr w:type="spellEnd"/>
      <w:r>
        <w:t xml:space="preserve"> before you continue.</w:t>
      </w:r>
    </w:p>
    <w:p w:rsidR="00F10EA8" w:rsidRDefault="00D82746" w:rsidP="00920B17">
      <w:pPr>
        <w:pStyle w:val="ListParagraph"/>
        <w:numPr>
          <w:ilvl w:val="0"/>
          <w:numId w:val="2"/>
        </w:numPr>
        <w:spacing w:before="120" w:after="240" w:line="240" w:lineRule="auto"/>
        <w:ind w:left="450" w:hanging="450"/>
        <w:contextualSpacing w:val="0"/>
        <w:jc w:val="both"/>
      </w:pPr>
      <w:r>
        <w:t>Using Excel, s</w:t>
      </w:r>
      <w:r w:rsidR="00F10EA8">
        <w:t xml:space="preserve">ort all blanks and </w:t>
      </w:r>
      <w:proofErr w:type="gramStart"/>
      <w:r w:rsidR="00F10EA8">
        <w:t>QC’s</w:t>
      </w:r>
      <w:proofErr w:type="gramEnd"/>
      <w:r w:rsidR="00F10EA8">
        <w:t xml:space="preserve"> </w:t>
      </w:r>
      <w:r w:rsidR="00110945">
        <w:t xml:space="preserve">and samples so that you can easily compare blanks with samples and QC’s when graphed. </w:t>
      </w:r>
    </w:p>
    <w:p w:rsidR="005C3F6E" w:rsidRDefault="005C3F6E" w:rsidP="00920B17">
      <w:pPr>
        <w:pStyle w:val="ListParagraph"/>
        <w:numPr>
          <w:ilvl w:val="0"/>
          <w:numId w:val="2"/>
        </w:numPr>
        <w:spacing w:before="120" w:after="240" w:line="240" w:lineRule="auto"/>
        <w:ind w:left="450" w:hanging="450"/>
        <w:contextualSpacing w:val="0"/>
        <w:jc w:val="both"/>
      </w:pPr>
      <w:r>
        <w:t>You can remove all compounds that fail both tests.</w:t>
      </w:r>
    </w:p>
    <w:p w:rsidR="00AD2599" w:rsidRDefault="005C3F6E" w:rsidP="00920B17">
      <w:pPr>
        <w:pStyle w:val="ListParagraph"/>
        <w:numPr>
          <w:ilvl w:val="0"/>
          <w:numId w:val="2"/>
        </w:numPr>
        <w:spacing w:before="120" w:after="240" w:line="240" w:lineRule="auto"/>
        <w:ind w:left="450" w:hanging="450"/>
        <w:contextualSpacing w:val="0"/>
        <w:jc w:val="both"/>
      </w:pPr>
      <w:r>
        <w:t>The contamination script is not perfect. If you wish to remove more compounds, s</w:t>
      </w:r>
      <w:r w:rsidR="00110945">
        <w:t xml:space="preserve">ort </w:t>
      </w:r>
      <w:r w:rsidR="00F10EA8">
        <w:t>by ‘percent above’</w:t>
      </w:r>
      <w:r w:rsidR="00110945">
        <w:t xml:space="preserve">. </w:t>
      </w:r>
      <w:r w:rsidR="00AD2599">
        <w:t xml:space="preserve">Generally, you can </w:t>
      </w:r>
      <w:r>
        <w:t xml:space="preserve">remove </w:t>
      </w:r>
      <w:r w:rsidR="00EB419A">
        <w:t xml:space="preserve">compounds </w:t>
      </w:r>
      <w:r>
        <w:t>&lt;</w:t>
      </w:r>
      <w:r w:rsidR="00AD2599">
        <w:t>44%</w:t>
      </w:r>
      <w:r>
        <w:t xml:space="preserve"> above</w:t>
      </w:r>
      <w:r w:rsidR="00AD2599">
        <w:t xml:space="preserve">. </w:t>
      </w:r>
      <w:r>
        <w:t>Then s</w:t>
      </w:r>
      <w:r w:rsidR="00EB419A">
        <w:t xml:space="preserve">ort by ‘ratio above’. Generally, those </w:t>
      </w:r>
      <w:r>
        <w:t>&lt;</w:t>
      </w:r>
      <w:r w:rsidR="00EB419A">
        <w:t xml:space="preserve">1.3 can be removed. </w:t>
      </w:r>
      <w:r>
        <w:t>Y</w:t>
      </w:r>
      <w:r w:rsidR="00AD2599">
        <w:t xml:space="preserve">ou </w:t>
      </w:r>
      <w:r>
        <w:t>may wish to check these</w:t>
      </w:r>
      <w:r w:rsidR="00EB419A">
        <w:t xml:space="preserve"> manually</w:t>
      </w:r>
      <w:r>
        <w:t xml:space="preserve"> as well</w:t>
      </w:r>
      <w:r w:rsidR="00EB419A">
        <w:t>.</w:t>
      </w:r>
      <w:r w:rsidRPr="005C3F6E">
        <w:t xml:space="preserve"> </w:t>
      </w:r>
    </w:p>
    <w:p w:rsidR="005C3F6E" w:rsidRDefault="00AD2599" w:rsidP="00920B17">
      <w:pPr>
        <w:pStyle w:val="ListParagraph"/>
        <w:numPr>
          <w:ilvl w:val="0"/>
          <w:numId w:val="2"/>
        </w:numPr>
        <w:spacing w:before="120" w:after="240" w:line="240" w:lineRule="auto"/>
        <w:ind w:left="450" w:hanging="450"/>
        <w:contextualSpacing w:val="0"/>
        <w:jc w:val="both"/>
      </w:pPr>
      <w:r>
        <w:t xml:space="preserve">To check </w:t>
      </w:r>
      <w:r w:rsidR="005C3F6E">
        <w:t>compounds</w:t>
      </w:r>
      <w:r>
        <w:t xml:space="preserve"> manually, </w:t>
      </w:r>
      <w:r w:rsidR="005C3F6E">
        <w:t xml:space="preserve">you can use the ‘plot’ option in the data </w:t>
      </w:r>
      <w:proofErr w:type="spellStart"/>
      <w:r w:rsidR="005C3F6E">
        <w:t>cleanup</w:t>
      </w:r>
      <w:proofErr w:type="spellEnd"/>
      <w:r w:rsidR="005C3F6E">
        <w:t xml:space="preserve"> menu</w:t>
      </w:r>
      <w:r w:rsidR="007D61FD">
        <w:t xml:space="preserve">. </w:t>
      </w:r>
    </w:p>
    <w:p w:rsidR="00F869E8" w:rsidRPr="001D3D19" w:rsidRDefault="00F869E8" w:rsidP="00920B17">
      <w:pPr>
        <w:pStyle w:val="ListParagraph"/>
        <w:numPr>
          <w:ilvl w:val="0"/>
          <w:numId w:val="2"/>
        </w:numPr>
        <w:spacing w:before="120" w:after="240" w:line="240" w:lineRule="auto"/>
        <w:ind w:left="450" w:hanging="450"/>
        <w:contextualSpacing w:val="0"/>
        <w:jc w:val="both"/>
      </w:pPr>
      <w:r>
        <w:t xml:space="preserve">It is important to keep a record of each step </w:t>
      </w:r>
      <w:r w:rsidR="005C3F6E">
        <w:t xml:space="preserve">at the top of </w:t>
      </w:r>
      <w:r>
        <w:t>your Excel file, as will make it easier for you to work backwards if you need to later on.</w:t>
      </w:r>
    </w:p>
    <w:p w:rsidR="00D43612" w:rsidRDefault="00D43612" w:rsidP="00920B17">
      <w:pPr>
        <w:ind w:left="450" w:hanging="450"/>
        <w:rPr>
          <w:rFonts w:asciiTheme="majorHAnsi" w:eastAsiaTheme="majorEastAsia" w:hAnsiTheme="majorHAnsi" w:cstheme="majorBidi"/>
          <w:b/>
          <w:bCs/>
          <w:color w:val="4F81BD" w:themeColor="accent1"/>
          <w:sz w:val="26"/>
          <w:szCs w:val="26"/>
        </w:rPr>
      </w:pPr>
      <w:r>
        <w:br w:type="page"/>
      </w:r>
    </w:p>
    <w:p w:rsidR="008A58AB" w:rsidRPr="00A91C84" w:rsidRDefault="00D82746" w:rsidP="00920B17">
      <w:pPr>
        <w:pStyle w:val="Heading2"/>
        <w:ind w:left="450" w:hanging="450"/>
      </w:pPr>
      <w:bookmarkStart w:id="18" w:name="_Toc9497681"/>
      <w:r>
        <w:lastRenderedPageBreak/>
        <w:t xml:space="preserve">Excel: Manual </w:t>
      </w:r>
      <w:r w:rsidR="00D906FD">
        <w:t>filtering</w:t>
      </w:r>
      <w:bookmarkEnd w:id="18"/>
    </w:p>
    <w:p w:rsidR="006E5340" w:rsidRDefault="006E5340" w:rsidP="00920B17">
      <w:pPr>
        <w:pStyle w:val="ListParagraph"/>
        <w:numPr>
          <w:ilvl w:val="0"/>
          <w:numId w:val="2"/>
        </w:numPr>
        <w:spacing w:before="120" w:after="240" w:line="240" w:lineRule="auto"/>
        <w:ind w:left="450" w:hanging="450"/>
        <w:contextualSpacing w:val="0"/>
        <w:jc w:val="both"/>
      </w:pPr>
      <w:r>
        <w:t>Sort by retention time.</w:t>
      </w:r>
    </w:p>
    <w:p w:rsidR="006E5340" w:rsidRDefault="006E5340" w:rsidP="00920B17">
      <w:pPr>
        <w:pStyle w:val="ListParagraph"/>
        <w:numPr>
          <w:ilvl w:val="0"/>
          <w:numId w:val="2"/>
        </w:numPr>
        <w:spacing w:before="120" w:after="240" w:line="240" w:lineRule="auto"/>
        <w:ind w:left="450" w:hanging="450"/>
        <w:contextualSpacing w:val="0"/>
        <w:jc w:val="both"/>
      </w:pPr>
      <w:r>
        <w:t xml:space="preserve">Look down the ref ion column. Look for duplicate </w:t>
      </w:r>
      <w:r w:rsidR="00F869E8">
        <w:t xml:space="preserve">adjacent ions, </w:t>
      </w:r>
      <w:proofErr w:type="gramStart"/>
      <w:r w:rsidR="00F869E8">
        <w:t>then</w:t>
      </w:r>
      <w:proofErr w:type="gramEnd"/>
      <w:r w:rsidR="00F869E8">
        <w:t xml:space="preserve"> look at </w:t>
      </w:r>
      <w:r>
        <w:t xml:space="preserve">intensities, </w:t>
      </w:r>
      <w:r w:rsidR="00F869E8">
        <w:t>for duplicates</w:t>
      </w:r>
      <w:r>
        <w:t>.</w:t>
      </w:r>
    </w:p>
    <w:p w:rsidR="006E5340" w:rsidRDefault="006E5340" w:rsidP="00920B17">
      <w:pPr>
        <w:pStyle w:val="ListParagraph"/>
        <w:numPr>
          <w:ilvl w:val="0"/>
          <w:numId w:val="2"/>
        </w:numPr>
        <w:spacing w:before="120" w:after="240" w:line="240" w:lineRule="auto"/>
        <w:ind w:left="450" w:hanging="450"/>
        <w:contextualSpacing w:val="0"/>
        <w:jc w:val="both"/>
      </w:pPr>
      <w:r>
        <w:t>Highlight duplicate intensities with the same ref ion. These may not always be right next to each other.</w:t>
      </w:r>
    </w:p>
    <w:p w:rsidR="006E5340" w:rsidRDefault="00F869E8" w:rsidP="00920B17">
      <w:pPr>
        <w:pStyle w:val="ListParagraph"/>
        <w:numPr>
          <w:ilvl w:val="0"/>
          <w:numId w:val="2"/>
        </w:numPr>
        <w:spacing w:before="120" w:after="240" w:line="240" w:lineRule="auto"/>
        <w:ind w:left="450" w:hanging="450"/>
        <w:contextualSpacing w:val="0"/>
        <w:jc w:val="both"/>
      </w:pPr>
      <w:r>
        <w:t>Once you have done this for the entire dataset, s</w:t>
      </w:r>
      <w:r w:rsidR="006E5340">
        <w:t>ort by the sample with the most abundant intensity. Check for any duplicate intensities that you may have missed.</w:t>
      </w:r>
      <w:r w:rsidR="00562391">
        <w:t xml:space="preserve"> You can use conditional formatting to find duplicate values, but it has a tendency to crash.</w:t>
      </w:r>
    </w:p>
    <w:p w:rsidR="003A24D3" w:rsidRDefault="003A24D3" w:rsidP="00920B17">
      <w:pPr>
        <w:pStyle w:val="ListParagraph"/>
        <w:numPr>
          <w:ilvl w:val="0"/>
          <w:numId w:val="2"/>
        </w:numPr>
        <w:spacing w:before="120" w:after="240" w:line="240" w:lineRule="auto"/>
        <w:ind w:left="450" w:hanging="450"/>
        <w:contextualSpacing w:val="0"/>
        <w:jc w:val="both"/>
      </w:pPr>
      <w:r>
        <w:t>Insert a column to the right of retention time.  Subtract the higher ret time from the lower one so that you have values representing the distance between each retention time.</w:t>
      </w:r>
    </w:p>
    <w:p w:rsidR="003A24D3" w:rsidRDefault="003A24D3" w:rsidP="00920B17">
      <w:pPr>
        <w:pStyle w:val="ListParagraph"/>
        <w:numPr>
          <w:ilvl w:val="0"/>
          <w:numId w:val="2"/>
        </w:numPr>
        <w:spacing w:before="120" w:after="240" w:line="240" w:lineRule="auto"/>
        <w:ind w:left="450" w:hanging="450"/>
        <w:contextualSpacing w:val="0"/>
        <w:jc w:val="both"/>
      </w:pPr>
      <w:r>
        <w:t>Highlight the retention times that are &lt;0.10 away from the preceding retention time.</w:t>
      </w:r>
    </w:p>
    <w:p w:rsidR="005B09D9" w:rsidRDefault="005B09D9" w:rsidP="00920B17">
      <w:pPr>
        <w:pStyle w:val="ListParagraph"/>
        <w:numPr>
          <w:ilvl w:val="0"/>
          <w:numId w:val="2"/>
        </w:numPr>
        <w:spacing w:before="120" w:after="240" w:line="240" w:lineRule="auto"/>
        <w:ind w:left="450" w:hanging="450"/>
        <w:contextualSpacing w:val="0"/>
        <w:jc w:val="both"/>
      </w:pPr>
      <w:r>
        <w:t>Copy and paste the spreadsheet with all the highlights into a new worksheet.</w:t>
      </w:r>
    </w:p>
    <w:p w:rsidR="005B09D9" w:rsidRDefault="005B09D9" w:rsidP="00920B17">
      <w:pPr>
        <w:pStyle w:val="ListParagraph"/>
        <w:numPr>
          <w:ilvl w:val="0"/>
          <w:numId w:val="2"/>
        </w:numPr>
        <w:spacing w:before="120" w:after="240" w:line="240" w:lineRule="auto"/>
        <w:ind w:left="450" w:hanging="450"/>
        <w:contextualSpacing w:val="0"/>
        <w:jc w:val="both"/>
      </w:pPr>
      <w:r>
        <w:t xml:space="preserve">Remove duplicate peaks based on (in order of importance) </w:t>
      </w:r>
    </w:p>
    <w:p w:rsidR="005B09D9" w:rsidRDefault="005B09D9" w:rsidP="00920B17">
      <w:pPr>
        <w:pStyle w:val="ListParagraph"/>
        <w:numPr>
          <w:ilvl w:val="1"/>
          <w:numId w:val="2"/>
        </w:numPr>
        <w:spacing w:before="120" w:after="240" w:line="240" w:lineRule="auto"/>
        <w:ind w:left="450" w:hanging="450"/>
        <w:contextualSpacing w:val="0"/>
        <w:jc w:val="both"/>
      </w:pPr>
      <w:r>
        <w:t>number of ID (should be high)</w:t>
      </w:r>
    </w:p>
    <w:p w:rsidR="005B09D9" w:rsidRDefault="005B09D9" w:rsidP="00920B17">
      <w:pPr>
        <w:pStyle w:val="ListParagraph"/>
        <w:numPr>
          <w:ilvl w:val="1"/>
          <w:numId w:val="2"/>
        </w:numPr>
        <w:spacing w:before="120" w:after="240" w:line="240" w:lineRule="auto"/>
        <w:ind w:left="450" w:hanging="450"/>
        <w:contextualSpacing w:val="0"/>
        <w:jc w:val="both"/>
      </w:pPr>
      <w:r>
        <w:t>retention shift (should be low)</w:t>
      </w:r>
    </w:p>
    <w:p w:rsidR="005B09D9" w:rsidRDefault="005B09D9" w:rsidP="00920B17">
      <w:pPr>
        <w:pStyle w:val="ListParagraph"/>
        <w:numPr>
          <w:ilvl w:val="1"/>
          <w:numId w:val="2"/>
        </w:numPr>
        <w:spacing w:before="120" w:after="240" w:line="240" w:lineRule="auto"/>
        <w:ind w:left="450" w:hanging="450"/>
        <w:contextualSpacing w:val="0"/>
        <w:jc w:val="both"/>
      </w:pPr>
      <w:proofErr w:type="gramStart"/>
      <w:r>
        <w:t>match</w:t>
      </w:r>
      <w:proofErr w:type="gramEnd"/>
      <w:r>
        <w:t xml:space="preserve"> factor (should be high).</w:t>
      </w:r>
    </w:p>
    <w:p w:rsidR="005B09D9" w:rsidRDefault="005B09D9" w:rsidP="00920B17">
      <w:pPr>
        <w:pStyle w:val="ListParagraph"/>
        <w:numPr>
          <w:ilvl w:val="0"/>
          <w:numId w:val="2"/>
        </w:numPr>
        <w:spacing w:before="120" w:after="240" w:line="240" w:lineRule="auto"/>
        <w:ind w:left="450" w:hanging="450"/>
        <w:contextualSpacing w:val="0"/>
        <w:jc w:val="both"/>
      </w:pPr>
      <w:r>
        <w:t>For peaks that are very close in retention time (but may have different ions), find the sample with the highest abundance by p</w:t>
      </w:r>
      <w:r w:rsidR="00A47D4C">
        <w:t>lot</w:t>
      </w:r>
      <w:r>
        <w:t>ting the intensity for all samples in Excel.</w:t>
      </w:r>
    </w:p>
    <w:p w:rsidR="005B09D9" w:rsidRDefault="005B09D9" w:rsidP="00920B17">
      <w:pPr>
        <w:pStyle w:val="ListParagraph"/>
        <w:numPr>
          <w:ilvl w:val="0"/>
          <w:numId w:val="2"/>
        </w:numPr>
        <w:spacing w:before="120" w:after="240" w:line="240" w:lineRule="auto"/>
        <w:ind w:left="450" w:hanging="450"/>
        <w:contextualSpacing w:val="0"/>
        <w:jc w:val="both"/>
      </w:pPr>
      <w:r>
        <w:t>Then open the sample and plot the ref ions for the compounds that are close in retention time. Look at the overlaid chromatogram to determine how many peaks there are and which ions are contributing to the peak.</w:t>
      </w:r>
    </w:p>
    <w:p w:rsidR="005B09D9" w:rsidRDefault="005B09D9" w:rsidP="00920B17">
      <w:pPr>
        <w:pStyle w:val="ListParagraph"/>
        <w:numPr>
          <w:ilvl w:val="0"/>
          <w:numId w:val="2"/>
        </w:numPr>
        <w:spacing w:before="120" w:after="240" w:line="240" w:lineRule="auto"/>
        <w:ind w:left="450" w:hanging="450"/>
        <w:contextualSpacing w:val="0"/>
        <w:jc w:val="both"/>
      </w:pPr>
      <w:r>
        <w:t xml:space="preserve">Look up the CAS numbers for these </w:t>
      </w:r>
      <w:proofErr w:type="spellStart"/>
      <w:r>
        <w:t>coeluting</w:t>
      </w:r>
      <w:proofErr w:type="spellEnd"/>
      <w:r>
        <w:t xml:space="preserve"> peaks and examine the mass spectra. They may have ions in common.</w:t>
      </w:r>
    </w:p>
    <w:p w:rsidR="003A24D3" w:rsidRDefault="005B09D9" w:rsidP="00920B17">
      <w:pPr>
        <w:pStyle w:val="ListParagraph"/>
        <w:numPr>
          <w:ilvl w:val="0"/>
          <w:numId w:val="2"/>
        </w:numPr>
        <w:spacing w:before="120" w:after="240" w:line="240" w:lineRule="auto"/>
        <w:ind w:left="450" w:hanging="450"/>
        <w:contextualSpacing w:val="0"/>
        <w:jc w:val="both"/>
      </w:pPr>
      <w:r>
        <w:t xml:space="preserve">Once you have determined the number of peaks and compounds you can </w:t>
      </w:r>
      <w:r w:rsidR="003A24D3">
        <w:t xml:space="preserve">remove </w:t>
      </w:r>
      <w:r>
        <w:t>the duplicates</w:t>
      </w:r>
      <w:r w:rsidR="003A24D3">
        <w:t xml:space="preserve"> based on </w:t>
      </w:r>
      <w:r>
        <w:t>the criteria above</w:t>
      </w:r>
      <w:r w:rsidR="003A24D3">
        <w:t>.</w:t>
      </w:r>
    </w:p>
    <w:p w:rsidR="005B09D9" w:rsidRPr="001D3D19" w:rsidRDefault="000D2AB6" w:rsidP="00920B17">
      <w:pPr>
        <w:pStyle w:val="ListParagraph"/>
        <w:numPr>
          <w:ilvl w:val="0"/>
          <w:numId w:val="2"/>
        </w:numPr>
        <w:spacing w:before="120" w:after="240" w:line="240" w:lineRule="auto"/>
        <w:ind w:left="450" w:hanging="450"/>
        <w:contextualSpacing w:val="0"/>
        <w:jc w:val="both"/>
      </w:pPr>
      <w:r>
        <w:t>Sort by ref ion and</w:t>
      </w:r>
      <w:r w:rsidR="003A24D3">
        <w:t xml:space="preserve"> use </w:t>
      </w:r>
      <w:proofErr w:type="spellStart"/>
      <w:r w:rsidR="003A24D3">
        <w:t>Chemstation</w:t>
      </w:r>
      <w:proofErr w:type="spellEnd"/>
      <w:r w:rsidR="003A24D3">
        <w:t xml:space="preserve"> (View-Parametric Retrieval) to look up and</w:t>
      </w:r>
      <w:r>
        <w:t xml:space="preserve"> input larger </w:t>
      </w:r>
      <w:r w:rsidR="003A24D3">
        <w:t xml:space="preserve">ref </w:t>
      </w:r>
      <w:r>
        <w:t>ions for those equal to or less than 45</w:t>
      </w:r>
      <w:r w:rsidR="005B09D9">
        <w:t xml:space="preserve"> if possible (obviously not if you are doing volatiles).</w:t>
      </w:r>
    </w:p>
    <w:p w:rsidR="00D43612" w:rsidRDefault="00D43612" w:rsidP="00920B17">
      <w:pPr>
        <w:ind w:left="450" w:hanging="450"/>
        <w:rPr>
          <w:rFonts w:asciiTheme="majorHAnsi" w:eastAsiaTheme="majorEastAsia" w:hAnsiTheme="majorHAnsi" w:cstheme="majorBidi"/>
          <w:b/>
          <w:bCs/>
          <w:color w:val="4F81BD" w:themeColor="accent1"/>
          <w:sz w:val="26"/>
          <w:szCs w:val="26"/>
        </w:rPr>
      </w:pPr>
      <w:r>
        <w:br w:type="page"/>
      </w:r>
    </w:p>
    <w:p w:rsidR="005B09D9" w:rsidRDefault="005B09D9" w:rsidP="00920B17">
      <w:pPr>
        <w:pStyle w:val="Heading2"/>
        <w:ind w:left="450" w:hanging="450"/>
      </w:pPr>
      <w:bookmarkStart w:id="19" w:name="_Toc9497682"/>
      <w:r>
        <w:lastRenderedPageBreak/>
        <w:t>Updating the Summary Report</w:t>
      </w:r>
      <w:bookmarkEnd w:id="19"/>
    </w:p>
    <w:p w:rsidR="00FE7B72" w:rsidRDefault="007D1FA6" w:rsidP="00920B17">
      <w:pPr>
        <w:pStyle w:val="ListParagraph"/>
        <w:numPr>
          <w:ilvl w:val="0"/>
          <w:numId w:val="2"/>
        </w:numPr>
        <w:spacing w:before="120" w:after="240" w:line="240" w:lineRule="auto"/>
        <w:ind w:left="450" w:hanging="450"/>
        <w:contextualSpacing w:val="0"/>
        <w:jc w:val="both"/>
      </w:pPr>
      <w:r>
        <w:t>Go back to the Summary report</w:t>
      </w:r>
      <w:r w:rsidR="005B09D9">
        <w:t>, make a new copy “</w:t>
      </w:r>
      <w:proofErr w:type="spellStart"/>
      <w:proofErr w:type="gramStart"/>
      <w:r w:rsidR="005B09D9">
        <w:t>Summary_report_final</w:t>
      </w:r>
      <w:proofErr w:type="spellEnd"/>
      <w:r w:rsidR="005B09D9">
        <w:t>”</w:t>
      </w:r>
      <w:r>
        <w:t xml:space="preserve"> and </w:t>
      </w:r>
      <w:r w:rsidR="00DF75EF">
        <w:t>remove</w:t>
      </w:r>
      <w:proofErr w:type="gramEnd"/>
      <w:r w:rsidR="00BA786D">
        <w:t xml:space="preserve"> and update</w:t>
      </w:r>
      <w:r w:rsidR="00DF75EF">
        <w:t xml:space="preserve"> all compounds</w:t>
      </w:r>
      <w:r w:rsidR="005B09D9">
        <w:t>/ions</w:t>
      </w:r>
      <w:r w:rsidR="00DF75EF">
        <w:t xml:space="preserve"> that you </w:t>
      </w:r>
      <w:r w:rsidR="005B09D9">
        <w:t xml:space="preserve">have changed </w:t>
      </w:r>
      <w:r w:rsidR="00DF75EF">
        <w:t>on the datasheet.</w:t>
      </w:r>
    </w:p>
    <w:p w:rsidR="000466DD" w:rsidRDefault="000466DD" w:rsidP="00920B17">
      <w:pPr>
        <w:pStyle w:val="ListParagraph"/>
        <w:numPr>
          <w:ilvl w:val="0"/>
          <w:numId w:val="2"/>
        </w:numPr>
        <w:spacing w:before="120" w:after="240" w:line="240" w:lineRule="auto"/>
        <w:ind w:left="450" w:hanging="450"/>
        <w:contextualSpacing w:val="0"/>
        <w:jc w:val="both"/>
      </w:pPr>
      <w:r>
        <w:t>Tidy up names, correcting or removing peak numbers where appropriate.</w:t>
      </w:r>
    </w:p>
    <w:p w:rsidR="000466DD" w:rsidRDefault="000466DD" w:rsidP="00920B17">
      <w:pPr>
        <w:pStyle w:val="ListParagraph"/>
        <w:numPr>
          <w:ilvl w:val="0"/>
          <w:numId w:val="2"/>
        </w:numPr>
        <w:spacing w:before="120" w:after="240" w:line="240" w:lineRule="auto"/>
        <w:ind w:left="450" w:hanging="450"/>
        <w:contextualSpacing w:val="0"/>
        <w:jc w:val="both"/>
      </w:pPr>
      <w:r>
        <w:t>Annotate names for compounds with match factors &lt;60% as “unknown”, those from 60-75% with “tentative”, those 75-100 with “putative”, and those with reference standard retention time and mass spectral matches with “identified”.</w:t>
      </w:r>
    </w:p>
    <w:p w:rsidR="000466DD" w:rsidRDefault="000466DD" w:rsidP="00920B17">
      <w:pPr>
        <w:pStyle w:val="ListParagraph"/>
        <w:numPr>
          <w:ilvl w:val="0"/>
          <w:numId w:val="2"/>
        </w:numPr>
        <w:spacing w:before="120" w:after="240" w:line="240" w:lineRule="auto"/>
        <w:ind w:left="450" w:hanging="450"/>
        <w:contextualSpacing w:val="0"/>
        <w:jc w:val="both"/>
      </w:pPr>
      <w:r>
        <w:t>Add in CAS numbers for those with only NIST numbers (prefixed by 1000xxxxxxx)</w:t>
      </w:r>
    </w:p>
    <w:p w:rsidR="005A55BA" w:rsidRDefault="005A55BA" w:rsidP="00920B17">
      <w:pPr>
        <w:pStyle w:val="ListParagraph"/>
        <w:numPr>
          <w:ilvl w:val="0"/>
          <w:numId w:val="2"/>
        </w:numPr>
        <w:spacing w:before="120" w:after="240" w:line="240" w:lineRule="auto"/>
        <w:ind w:left="450" w:hanging="450"/>
        <w:contextualSpacing w:val="0"/>
        <w:jc w:val="both"/>
      </w:pPr>
      <w:r>
        <w:t xml:space="preserve">Rerun the peak integration </w:t>
      </w:r>
      <w:r w:rsidR="005B09D9">
        <w:t>with peak area</w:t>
      </w:r>
      <w:r>
        <w:t>.</w:t>
      </w:r>
    </w:p>
    <w:p w:rsidR="005D69E9" w:rsidRDefault="005B09D9" w:rsidP="00920B17">
      <w:pPr>
        <w:pStyle w:val="ListParagraph"/>
        <w:numPr>
          <w:ilvl w:val="0"/>
          <w:numId w:val="2"/>
        </w:numPr>
        <w:spacing w:before="120" w:after="240" w:line="240" w:lineRule="auto"/>
        <w:ind w:left="450" w:hanging="450"/>
        <w:contextualSpacing w:val="0"/>
        <w:jc w:val="both"/>
      </w:pPr>
      <w:r>
        <w:t xml:space="preserve">Choose </w:t>
      </w:r>
      <w:r w:rsidR="005D69E9">
        <w:t>Slow mode (unclick Fast Mode)</w:t>
      </w:r>
    </w:p>
    <w:p w:rsidR="00DB7548" w:rsidRDefault="005B09D9" w:rsidP="00920B17">
      <w:pPr>
        <w:pStyle w:val="ListParagraph"/>
        <w:numPr>
          <w:ilvl w:val="0"/>
          <w:numId w:val="2"/>
        </w:numPr>
        <w:spacing w:before="120" w:after="240" w:line="240" w:lineRule="auto"/>
        <w:ind w:left="450" w:hanging="450"/>
        <w:contextualSpacing w:val="0"/>
        <w:jc w:val="both"/>
      </w:pPr>
      <w:r>
        <w:t xml:space="preserve">An overlaid chromatogram graphic </w:t>
      </w:r>
      <w:proofErr w:type="gramStart"/>
      <w:r>
        <w:t>will be generated</w:t>
      </w:r>
      <w:proofErr w:type="gramEnd"/>
      <w:r>
        <w:t xml:space="preserve">. </w:t>
      </w:r>
      <w:r w:rsidR="004E69A0">
        <w:t xml:space="preserve">Maximise the graphic. </w:t>
      </w:r>
      <w:r>
        <w:t>Save it as a pdf then open it and examine the overlays for each compound.</w:t>
      </w:r>
    </w:p>
    <w:p w:rsidR="001D3D19" w:rsidRDefault="00E953A9" w:rsidP="00920B17">
      <w:pPr>
        <w:pStyle w:val="ListParagraph"/>
        <w:numPr>
          <w:ilvl w:val="0"/>
          <w:numId w:val="2"/>
        </w:numPr>
        <w:spacing w:before="120" w:after="240" w:line="240" w:lineRule="auto"/>
        <w:ind w:left="450" w:hanging="450"/>
        <w:contextualSpacing w:val="0"/>
        <w:jc w:val="both"/>
      </w:pPr>
      <w:r>
        <w:t>If there are some peaks with incorrect ret windows,</w:t>
      </w:r>
      <w:r w:rsidR="00BA786D">
        <w:t xml:space="preserve"> </w:t>
      </w:r>
      <w:r>
        <w:t>adjust the upper and lower ret shift on the Summary Report and then re-run the integration until you are satisfied with the report.</w:t>
      </w:r>
    </w:p>
    <w:p w:rsidR="00BA786D" w:rsidRDefault="00BA786D" w:rsidP="00920B17">
      <w:pPr>
        <w:pStyle w:val="ListParagraph"/>
        <w:numPr>
          <w:ilvl w:val="0"/>
          <w:numId w:val="2"/>
        </w:numPr>
        <w:spacing w:before="120" w:after="240" w:line="240" w:lineRule="auto"/>
        <w:ind w:left="450" w:hanging="450"/>
        <w:contextualSpacing w:val="0"/>
        <w:jc w:val="both"/>
      </w:pPr>
      <w:r w:rsidRPr="00BA786D">
        <w:rPr>
          <w:noProof/>
          <w:lang w:eastAsia="zh-CN"/>
        </w:rPr>
        <w:drawing>
          <wp:anchor distT="0" distB="0" distL="114300" distR="114300" simplePos="0" relativeHeight="251650048" behindDoc="0" locked="0" layoutInCell="1" allowOverlap="1">
            <wp:simplePos x="0" y="0"/>
            <wp:positionH relativeFrom="column">
              <wp:posOffset>-2540</wp:posOffset>
            </wp:positionH>
            <wp:positionV relativeFrom="paragraph">
              <wp:posOffset>1118519</wp:posOffset>
            </wp:positionV>
            <wp:extent cx="5731510" cy="722960"/>
            <wp:effectExtent l="0" t="0" r="2540" b="1270"/>
            <wp:wrapTopAndBottom/>
            <wp:docPr id="6" name="Picture 6" descr="S:\ResearchGroups\Metabolomics\software_and _libraries\calc_over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esearchGroups\Metabolomics\software_and _libraries\calc_overlay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29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do this, calculate the difference between the corrected start to the ret bin and the median ret time, and the difference between the corrected finish to the ret bin and the median ret time. Because the time units are in </w:t>
      </w:r>
      <w:proofErr w:type="gramStart"/>
      <w:r>
        <w:t>thousandths</w:t>
      </w:r>
      <w:proofErr w:type="gramEnd"/>
      <w:r>
        <w:t xml:space="preserve"> they need to be converted to seconds by multiplying by 1000 then dividing by 60. So the formula should be: =(median </w:t>
      </w:r>
      <w:proofErr w:type="spellStart"/>
      <w:r>
        <w:t>ret</w:t>
      </w:r>
      <w:proofErr w:type="spellEnd"/>
      <w:r>
        <w:t>-start ret bin</w:t>
      </w:r>
      <w:r w:rsidRPr="00BA786D">
        <w:t>)*1000/60</w:t>
      </w:r>
      <w:r>
        <w:t>, or =(end ret bin-median ret time</w:t>
      </w:r>
      <w:r w:rsidRPr="00BA786D">
        <w:t>)*1000/60</w:t>
      </w:r>
    </w:p>
    <w:p w:rsidR="00BA786D" w:rsidRPr="00D43612" w:rsidRDefault="00BA786D" w:rsidP="00920B17">
      <w:pPr>
        <w:pStyle w:val="ListParagraph"/>
        <w:spacing w:before="120" w:after="240" w:line="240" w:lineRule="auto"/>
        <w:ind w:left="450" w:hanging="450"/>
        <w:contextualSpacing w:val="0"/>
        <w:jc w:val="both"/>
      </w:pPr>
    </w:p>
    <w:p w:rsidR="005B09D9" w:rsidRDefault="00D906FD" w:rsidP="00920B17">
      <w:pPr>
        <w:pStyle w:val="Heading2"/>
        <w:ind w:left="450" w:hanging="450"/>
      </w:pPr>
      <w:bookmarkStart w:id="20" w:name="_Toc9497683"/>
      <w:r>
        <w:t xml:space="preserve">R console: </w:t>
      </w:r>
      <w:r w:rsidR="001E2A51">
        <w:t>Normalisation</w:t>
      </w:r>
      <w:bookmarkEnd w:id="20"/>
    </w:p>
    <w:p w:rsidR="005B09D9" w:rsidRDefault="005B09D9" w:rsidP="00920B17">
      <w:pPr>
        <w:pStyle w:val="ListParagraph"/>
        <w:numPr>
          <w:ilvl w:val="0"/>
          <w:numId w:val="2"/>
        </w:numPr>
        <w:spacing w:before="120" w:after="240" w:line="240" w:lineRule="auto"/>
        <w:ind w:left="450" w:hanging="450"/>
        <w:contextualSpacing w:val="0"/>
        <w:jc w:val="both"/>
      </w:pPr>
      <w:r>
        <w:t>Insert a row with injection order and sort the samples by injection order.</w:t>
      </w:r>
    </w:p>
    <w:p w:rsidR="0007308F" w:rsidRDefault="0007308F" w:rsidP="00920B17">
      <w:pPr>
        <w:pStyle w:val="ListParagraph"/>
        <w:numPr>
          <w:ilvl w:val="0"/>
          <w:numId w:val="2"/>
        </w:numPr>
        <w:spacing w:before="120" w:after="240" w:line="240" w:lineRule="auto"/>
        <w:ind w:left="450" w:hanging="450"/>
        <w:contextualSpacing w:val="0"/>
        <w:jc w:val="both"/>
      </w:pPr>
      <w:r>
        <w:t>Liz detailed explanation</w:t>
      </w:r>
    </w:p>
    <w:p w:rsidR="005B09D9" w:rsidRDefault="005B09D9" w:rsidP="00920B17">
      <w:pPr>
        <w:pStyle w:val="ListParagraph"/>
        <w:numPr>
          <w:ilvl w:val="0"/>
          <w:numId w:val="2"/>
        </w:numPr>
        <w:spacing w:before="120" w:after="240" w:line="240" w:lineRule="auto"/>
        <w:ind w:left="450" w:hanging="450"/>
        <w:contextualSpacing w:val="0"/>
        <w:jc w:val="both"/>
      </w:pPr>
      <w:r>
        <w:t xml:space="preserve">Plot the first compound using Excel. If you have used liquid </w:t>
      </w:r>
      <w:proofErr w:type="gramStart"/>
      <w:r>
        <w:t>injections</w:t>
      </w:r>
      <w:proofErr w:type="gramEnd"/>
      <w:r>
        <w:t xml:space="preserve"> you will notice that the data is ‘clumpy’ and has a strong analytical batch effect. SPME data is less affected by technical effects and may only need </w:t>
      </w:r>
      <w:proofErr w:type="gramStart"/>
      <w:r>
        <w:t>very minimal</w:t>
      </w:r>
      <w:proofErr w:type="gramEnd"/>
      <w:r>
        <w:t xml:space="preserve"> normalisation.</w:t>
      </w:r>
    </w:p>
    <w:p w:rsidR="005B09D9" w:rsidRDefault="005B09D9" w:rsidP="00920B17">
      <w:pPr>
        <w:pStyle w:val="ListParagraph"/>
        <w:numPr>
          <w:ilvl w:val="0"/>
          <w:numId w:val="2"/>
        </w:numPr>
        <w:spacing w:before="120" w:after="240" w:line="240" w:lineRule="auto"/>
        <w:ind w:left="450" w:hanging="450"/>
        <w:contextualSpacing w:val="0"/>
        <w:jc w:val="both"/>
      </w:pPr>
      <w:r>
        <w:t xml:space="preserve">Normalise the data by </w:t>
      </w:r>
      <w:r w:rsidR="001E2A51">
        <w:t>interna</w:t>
      </w:r>
      <w:r w:rsidR="00D906FD">
        <w:t>l standard</w:t>
      </w:r>
      <w:r>
        <w:t>, if you have used one, or more if you have used more</w:t>
      </w:r>
      <w:r w:rsidR="00D906FD">
        <w:t>.</w:t>
      </w:r>
      <w:r>
        <w:t xml:space="preserve"> Save the file. Check that all internal standards have improved the QC sample reproducibility. If not, normalise only by sample median.</w:t>
      </w:r>
    </w:p>
    <w:p w:rsidR="00C577FB" w:rsidRDefault="00C577FB" w:rsidP="00920B17">
      <w:pPr>
        <w:pStyle w:val="ListParagraph"/>
        <w:numPr>
          <w:ilvl w:val="0"/>
          <w:numId w:val="2"/>
        </w:numPr>
        <w:spacing w:before="120" w:after="240" w:line="240" w:lineRule="auto"/>
        <w:ind w:left="450" w:hanging="450"/>
        <w:contextualSpacing w:val="0"/>
        <w:jc w:val="both"/>
      </w:pPr>
      <w:r>
        <w:t xml:space="preserve">NOTE: The Sample info sheet batch column *must* be running, continuous whole numbers, starting at </w:t>
      </w:r>
      <w:proofErr w:type="gramStart"/>
      <w:r>
        <w:t>1</w:t>
      </w:r>
      <w:proofErr w:type="gramEnd"/>
      <w:r>
        <w:t>.</w:t>
      </w:r>
    </w:p>
    <w:p w:rsidR="005B09D9" w:rsidRDefault="005B09D9" w:rsidP="00920B17">
      <w:pPr>
        <w:pStyle w:val="ListParagraph"/>
        <w:numPr>
          <w:ilvl w:val="0"/>
          <w:numId w:val="2"/>
        </w:numPr>
        <w:spacing w:before="120" w:after="240" w:line="240" w:lineRule="auto"/>
        <w:ind w:left="450" w:hanging="450"/>
        <w:contextualSpacing w:val="0"/>
        <w:jc w:val="both"/>
      </w:pPr>
      <w:r>
        <w:lastRenderedPageBreak/>
        <w:t xml:space="preserve">Plot the data again. For liquid injections, you will see there is still </w:t>
      </w:r>
      <w:r w:rsidR="00060B11">
        <w:t xml:space="preserve">a </w:t>
      </w:r>
      <w:r>
        <w:t>residual batch effect.</w:t>
      </w:r>
    </w:p>
    <w:p w:rsidR="005B09D9" w:rsidRDefault="00D906FD" w:rsidP="00920B17">
      <w:pPr>
        <w:pStyle w:val="Heading2"/>
        <w:ind w:left="450" w:hanging="450"/>
      </w:pPr>
      <w:bookmarkStart w:id="21" w:name="_Toc9497684"/>
      <w:r>
        <w:t>R console: B</w:t>
      </w:r>
      <w:r w:rsidR="001E2A51">
        <w:t>atch correction normalisation using sample median</w:t>
      </w:r>
      <w:bookmarkEnd w:id="21"/>
      <w:r w:rsidR="001E2A51">
        <w:t xml:space="preserve"> </w:t>
      </w:r>
    </w:p>
    <w:p w:rsidR="005B09D9" w:rsidRDefault="005B09D9" w:rsidP="00920B17">
      <w:pPr>
        <w:pStyle w:val="ListParagraph"/>
        <w:numPr>
          <w:ilvl w:val="0"/>
          <w:numId w:val="2"/>
        </w:numPr>
        <w:spacing w:before="120" w:after="240" w:line="240" w:lineRule="auto"/>
        <w:ind w:left="450" w:hanging="450"/>
        <w:contextualSpacing w:val="0"/>
        <w:jc w:val="both"/>
      </w:pPr>
      <w:r>
        <w:t xml:space="preserve">Open up the sample info file and </w:t>
      </w:r>
      <w:r w:rsidR="001E2A51">
        <w:t>assign a</w:t>
      </w:r>
      <w:r>
        <w:t>n analytical</w:t>
      </w:r>
      <w:r w:rsidR="001E2A51">
        <w:t xml:space="preserve"> batch number</w:t>
      </w:r>
      <w:r>
        <w:t xml:space="preserve"> (based on the injection order and the size of each analytical batch) to every sample/blank/QC</w:t>
      </w:r>
      <w:r w:rsidR="001E2A51">
        <w:t>.</w:t>
      </w:r>
      <w:r w:rsidR="00D906FD">
        <w:t xml:space="preserve"> </w:t>
      </w:r>
    </w:p>
    <w:p w:rsidR="005B09D9" w:rsidRDefault="005B09D9" w:rsidP="00920B17">
      <w:pPr>
        <w:pStyle w:val="ListParagraph"/>
        <w:numPr>
          <w:ilvl w:val="0"/>
          <w:numId w:val="2"/>
        </w:numPr>
        <w:spacing w:before="120" w:after="240" w:line="240" w:lineRule="auto"/>
        <w:ind w:left="450" w:hanging="450"/>
        <w:contextualSpacing w:val="0"/>
        <w:jc w:val="both"/>
      </w:pPr>
      <w:r>
        <w:t>Normalise by sample median. (Note: QC median does not adequately normalise the samples.)</w:t>
      </w:r>
    </w:p>
    <w:p w:rsidR="005B09D9" w:rsidRDefault="005B09D9" w:rsidP="00920B17">
      <w:pPr>
        <w:pStyle w:val="ListParagraph"/>
        <w:numPr>
          <w:ilvl w:val="0"/>
          <w:numId w:val="2"/>
        </w:numPr>
        <w:spacing w:before="120" w:after="240" w:line="240" w:lineRule="auto"/>
        <w:ind w:left="450" w:hanging="450"/>
        <w:contextualSpacing w:val="0"/>
        <w:jc w:val="both"/>
      </w:pPr>
      <w:r>
        <w:t>Check that normalisation has worked by plotting each compound in an excel graph.</w:t>
      </w:r>
    </w:p>
    <w:p w:rsidR="006B2B85" w:rsidRDefault="005B09D9" w:rsidP="00920B17">
      <w:pPr>
        <w:pStyle w:val="ListParagraph"/>
        <w:numPr>
          <w:ilvl w:val="0"/>
          <w:numId w:val="2"/>
        </w:numPr>
        <w:spacing w:before="120" w:after="240" w:line="240" w:lineRule="auto"/>
        <w:ind w:left="450" w:hanging="450"/>
        <w:contextualSpacing w:val="0"/>
        <w:jc w:val="both"/>
      </w:pPr>
      <w:r>
        <w:t>If there is still a batch effect, consult a statistician.</w:t>
      </w:r>
    </w:p>
    <w:p w:rsidR="006B2B85" w:rsidRDefault="006B2B85" w:rsidP="00920B17">
      <w:pPr>
        <w:pStyle w:val="Heading2"/>
        <w:ind w:left="450" w:hanging="450"/>
      </w:pPr>
      <w:r>
        <w:t xml:space="preserve">R console: Batch correction normalisation using SERRF </w:t>
      </w:r>
    </w:p>
    <w:p w:rsidR="00150019" w:rsidRDefault="00150019" w:rsidP="00920B17">
      <w:pPr>
        <w:pStyle w:val="ListParagraph"/>
        <w:numPr>
          <w:ilvl w:val="0"/>
          <w:numId w:val="2"/>
        </w:numPr>
        <w:spacing w:before="120" w:after="240" w:line="240" w:lineRule="auto"/>
        <w:ind w:left="450" w:hanging="450"/>
        <w:contextualSpacing w:val="0"/>
        <w:jc w:val="both"/>
      </w:pPr>
      <w:r>
        <w:t xml:space="preserve">SERRF will generate </w:t>
      </w:r>
      <w:proofErr w:type="spellStart"/>
      <w:proofErr w:type="gramStart"/>
      <w:r>
        <w:t>batchly</w:t>
      </w:r>
      <w:proofErr w:type="spellEnd"/>
      <w:r>
        <w:t xml:space="preserve"> segmented</w:t>
      </w:r>
      <w:proofErr w:type="gramEnd"/>
      <w:r>
        <w:t xml:space="preserve"> time-series (injection order) response profile of for each identified molecules in the project, and classify them into different cluster. The time-response model </w:t>
      </w:r>
      <w:proofErr w:type="gramStart"/>
      <w:r>
        <w:t>will be built</w:t>
      </w:r>
      <w:proofErr w:type="gramEnd"/>
      <w:r>
        <w:t xml:space="preserve"> for each cluster, and the baseline response of each time point (injection) will be predicted based on each batch prediction model.</w:t>
      </w:r>
    </w:p>
    <w:p w:rsidR="006B2B85" w:rsidRDefault="006B2B85" w:rsidP="00920B17">
      <w:pPr>
        <w:pStyle w:val="ListParagraph"/>
        <w:numPr>
          <w:ilvl w:val="0"/>
          <w:numId w:val="2"/>
        </w:numPr>
        <w:spacing w:before="120" w:after="240" w:line="240" w:lineRule="auto"/>
        <w:ind w:left="450" w:hanging="450"/>
        <w:contextualSpacing w:val="0"/>
        <w:jc w:val="both"/>
      </w:pPr>
      <w:r>
        <w:t xml:space="preserve">Open up the sample info file and assign an analytical batch number (based on the injection order and the size of each analytical batch) to every sample/blank/QC. </w:t>
      </w:r>
    </w:p>
    <w:p w:rsidR="00B83F07" w:rsidRDefault="00150019" w:rsidP="00920B17">
      <w:pPr>
        <w:pStyle w:val="ListParagraph"/>
        <w:spacing w:before="120" w:after="240" w:line="240" w:lineRule="auto"/>
        <w:ind w:left="450" w:hanging="450"/>
        <w:contextualSpacing w:val="0"/>
        <w:jc w:val="center"/>
      </w:pPr>
      <w:r>
        <w:rPr>
          <w:noProof/>
          <w:lang w:eastAsia="zh-CN"/>
        </w:rPr>
        <w:drawing>
          <wp:inline distT="0" distB="0" distL="0" distR="0" wp14:anchorId="61BB4FEB">
            <wp:extent cx="3572510" cy="290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2510" cy="2908300"/>
                    </a:xfrm>
                    <a:prstGeom prst="rect">
                      <a:avLst/>
                    </a:prstGeom>
                    <a:noFill/>
                  </pic:spPr>
                </pic:pic>
              </a:graphicData>
            </a:graphic>
          </wp:inline>
        </w:drawing>
      </w:r>
    </w:p>
    <w:p w:rsidR="00B83F07" w:rsidRDefault="006B2B85" w:rsidP="00920B17">
      <w:pPr>
        <w:pStyle w:val="ListParagraph"/>
        <w:numPr>
          <w:ilvl w:val="0"/>
          <w:numId w:val="2"/>
        </w:numPr>
        <w:spacing w:before="120" w:after="240" w:line="240" w:lineRule="auto"/>
        <w:ind w:left="450" w:hanging="450"/>
        <w:contextualSpacing w:val="0"/>
        <w:jc w:val="both"/>
      </w:pPr>
      <w:r>
        <w:t xml:space="preserve">Normalise </w:t>
      </w:r>
      <w:r w:rsidR="00B83F07">
        <w:t>using SERRF</w:t>
      </w:r>
      <w:r>
        <w:t xml:space="preserve">. (Note: </w:t>
      </w:r>
      <w:r w:rsidR="00B83F07">
        <w:t>To</w:t>
      </w:r>
      <w:r>
        <w:t xml:space="preserve"> a</w:t>
      </w:r>
      <w:r w:rsidR="00B83F07">
        <w:t xml:space="preserve">dequately normalise the samples by QC, </w:t>
      </w:r>
      <w:proofErr w:type="gramStart"/>
      <w:r w:rsidR="00B83F07">
        <w:t>5</w:t>
      </w:r>
      <w:proofErr w:type="gramEnd"/>
      <w:r w:rsidR="00B83F07">
        <w:t xml:space="preserve"> or more QC samples in </w:t>
      </w:r>
      <w:r w:rsidR="005B2B39">
        <w:t>every</w:t>
      </w:r>
      <w:r w:rsidR="00B83F07">
        <w:t xml:space="preserve"> batch is recommended.</w:t>
      </w:r>
      <w:r>
        <w:t>)</w:t>
      </w:r>
      <w:r w:rsidR="00B83F07">
        <w:t xml:space="preserve"> Normalized by sample is also available, be</w:t>
      </w:r>
      <w:r w:rsidR="005B2B39">
        <w:t xml:space="preserve"> sure that there is balanced population between control case sample and treatment case sample in every batch. Otherwise, the normalization will produce a biased or </w:t>
      </w:r>
      <w:proofErr w:type="spellStart"/>
      <w:r w:rsidR="005B2B39">
        <w:t>overfitted</w:t>
      </w:r>
      <w:proofErr w:type="spellEnd"/>
      <w:r w:rsidR="005B2B39">
        <w:t xml:space="preserve"> result. </w:t>
      </w:r>
    </w:p>
    <w:p w:rsidR="005B2B39" w:rsidRDefault="005B2B39" w:rsidP="00920B17">
      <w:pPr>
        <w:pStyle w:val="ListParagraph"/>
        <w:numPr>
          <w:ilvl w:val="0"/>
          <w:numId w:val="2"/>
        </w:numPr>
        <w:spacing w:before="120" w:after="240" w:line="240" w:lineRule="auto"/>
        <w:ind w:left="450" w:hanging="450"/>
        <w:contextualSpacing w:val="0"/>
        <w:jc w:val="both"/>
      </w:pPr>
      <w:r>
        <w:t xml:space="preserve">Press the </w:t>
      </w:r>
      <w:proofErr w:type="spellStart"/>
      <w:r>
        <w:t>MassOmics</w:t>
      </w:r>
      <w:proofErr w:type="spellEnd"/>
      <w:r>
        <w:t xml:space="preserve"> button to perform SERRF normalization using </w:t>
      </w:r>
      <w:proofErr w:type="spellStart"/>
      <w:r>
        <w:t>MassOmics</w:t>
      </w:r>
      <w:proofErr w:type="spellEnd"/>
      <w:r>
        <w:t xml:space="preserve"> pipeline integration result. </w:t>
      </w:r>
      <w:proofErr w:type="gramStart"/>
      <w:r>
        <w:t>Or</w:t>
      </w:r>
      <w:proofErr w:type="gramEnd"/>
      <w:r>
        <w:t xml:space="preserve"> use the MSDIAL button to do the SERRF normalization on a MSDIAL exported file.</w:t>
      </w:r>
    </w:p>
    <w:p w:rsidR="00B83F07" w:rsidRDefault="00B83F07" w:rsidP="00920B17">
      <w:pPr>
        <w:pStyle w:val="ListParagraph"/>
        <w:spacing w:before="120" w:after="240" w:line="240" w:lineRule="auto"/>
        <w:ind w:left="450" w:hanging="450"/>
        <w:contextualSpacing w:val="0"/>
        <w:jc w:val="center"/>
      </w:pPr>
      <w:r>
        <w:rPr>
          <w:noProof/>
          <w:lang w:eastAsia="zh-CN"/>
        </w:rPr>
        <w:lastRenderedPageBreak/>
        <w:drawing>
          <wp:inline distT="0" distB="0" distL="0" distR="0" wp14:anchorId="2451A8CB">
            <wp:extent cx="3383280" cy="352996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3529965"/>
                    </a:xfrm>
                    <a:prstGeom prst="rect">
                      <a:avLst/>
                    </a:prstGeom>
                    <a:noFill/>
                  </pic:spPr>
                </pic:pic>
              </a:graphicData>
            </a:graphic>
          </wp:inline>
        </w:drawing>
      </w:r>
    </w:p>
    <w:p w:rsidR="00B83F07" w:rsidRDefault="006B2B85" w:rsidP="00920B17">
      <w:pPr>
        <w:pStyle w:val="ListParagraph"/>
        <w:numPr>
          <w:ilvl w:val="0"/>
          <w:numId w:val="2"/>
        </w:numPr>
        <w:spacing w:before="120" w:after="240" w:line="240" w:lineRule="auto"/>
        <w:ind w:left="450" w:hanging="450"/>
        <w:contextualSpacing w:val="0"/>
        <w:jc w:val="both"/>
      </w:pPr>
      <w:r>
        <w:t xml:space="preserve">Check that normalisation has worked </w:t>
      </w:r>
      <w:r w:rsidR="00B83F07">
        <w:t>by review the quality control plots in the SERRF subfolder</w:t>
      </w:r>
      <w:r>
        <w:t>.</w:t>
      </w:r>
      <w:r w:rsidR="00B83F07">
        <w:t xml:space="preserve"> </w:t>
      </w:r>
    </w:p>
    <w:p w:rsidR="006B2B85" w:rsidRDefault="00920B17" w:rsidP="00920B17">
      <w:pPr>
        <w:pStyle w:val="ListParagraph"/>
        <w:spacing w:before="120" w:after="240" w:line="240" w:lineRule="auto"/>
        <w:ind w:left="450" w:hanging="450"/>
        <w:contextualSpacing w:val="0"/>
        <w:jc w:val="center"/>
      </w:pPr>
      <w:r>
        <w:t xml:space="preserve">          </w:t>
      </w:r>
      <w:r w:rsidR="00B83F07">
        <w:rPr>
          <w:noProof/>
          <w:lang w:eastAsia="zh-CN"/>
        </w:rPr>
        <w:drawing>
          <wp:inline distT="0" distB="0" distL="0" distR="0" wp14:anchorId="56E73B02" wp14:editId="7FCF9D0E">
            <wp:extent cx="4181475" cy="206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7529" cy="2075306"/>
                    </a:xfrm>
                    <a:prstGeom prst="rect">
                      <a:avLst/>
                    </a:prstGeom>
                    <a:noFill/>
                  </pic:spPr>
                </pic:pic>
              </a:graphicData>
            </a:graphic>
          </wp:inline>
        </w:drawing>
      </w:r>
      <w:r w:rsidR="00B83F07">
        <w:rPr>
          <w:noProof/>
          <w:lang w:eastAsia="zh-CN"/>
        </w:rPr>
        <w:drawing>
          <wp:inline distT="0" distB="0" distL="0" distR="0" wp14:anchorId="458AB3D6" wp14:editId="7521F0EE">
            <wp:extent cx="4086225" cy="205258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510" cy="2062268"/>
                    </a:xfrm>
                    <a:prstGeom prst="rect">
                      <a:avLst/>
                    </a:prstGeom>
                    <a:noFill/>
                  </pic:spPr>
                </pic:pic>
              </a:graphicData>
            </a:graphic>
          </wp:inline>
        </w:drawing>
      </w:r>
    </w:p>
    <w:p w:rsidR="005B09D9" w:rsidRDefault="001E2A51" w:rsidP="00920B17">
      <w:pPr>
        <w:pStyle w:val="Heading2"/>
        <w:ind w:left="450" w:hanging="450"/>
      </w:pPr>
      <w:bookmarkStart w:id="22" w:name="_Toc9497685"/>
      <w:r>
        <w:lastRenderedPageBreak/>
        <w:t>Reproducibility</w:t>
      </w:r>
      <w:bookmarkEnd w:id="22"/>
    </w:p>
    <w:p w:rsidR="007E5604" w:rsidRPr="007E5604" w:rsidRDefault="005B09D9" w:rsidP="00920B17">
      <w:pPr>
        <w:pStyle w:val="ListParagraph"/>
        <w:numPr>
          <w:ilvl w:val="0"/>
          <w:numId w:val="2"/>
        </w:numPr>
        <w:spacing w:before="120" w:after="240" w:line="240" w:lineRule="auto"/>
        <w:ind w:left="450" w:hanging="450"/>
        <w:contextualSpacing w:val="0"/>
        <w:jc w:val="both"/>
      </w:pPr>
      <w:r>
        <w:t>If you have used pooled Quality Control samples, you may wish to r</w:t>
      </w:r>
      <w:r w:rsidR="001E2A51">
        <w:t xml:space="preserve">emove all compounds with a QC </w:t>
      </w:r>
      <w:r w:rsidR="001E2A51" w:rsidRPr="007E5604">
        <w:t>reproducibility &lt;30%</w:t>
      </w:r>
      <w:r w:rsidRPr="007E5604">
        <w:t>.</w:t>
      </w:r>
    </w:p>
    <w:p w:rsidR="00F9695F" w:rsidRDefault="00F9695F" w:rsidP="00920B17">
      <w:pPr>
        <w:pStyle w:val="Heading1"/>
        <w:ind w:left="450" w:hanging="450"/>
      </w:pPr>
      <w:r>
        <w:t>Pathway analysis:</w:t>
      </w:r>
    </w:p>
    <w:p w:rsidR="00F9695F" w:rsidRDefault="007E5604" w:rsidP="00920B17">
      <w:pPr>
        <w:pStyle w:val="Heading2"/>
        <w:ind w:left="450" w:hanging="450"/>
      </w:pPr>
      <w:r>
        <w:t>Data formatting and molecule name mapping</w:t>
      </w:r>
    </w:p>
    <w:p w:rsidR="007E5604" w:rsidRPr="007E5604" w:rsidRDefault="007E5604" w:rsidP="00920B17">
      <w:pPr>
        <w:pStyle w:val="ListParagraph"/>
        <w:numPr>
          <w:ilvl w:val="0"/>
          <w:numId w:val="2"/>
        </w:numPr>
        <w:shd w:val="clear" w:color="auto" w:fill="FFFFFF"/>
        <w:spacing w:before="120" w:after="240" w:line="240" w:lineRule="auto"/>
        <w:ind w:left="450" w:hanging="450"/>
        <w:rPr>
          <w:rFonts w:eastAsia="DengXian" w:cs="Times New Roman"/>
          <w:sz w:val="24"/>
          <w:szCs w:val="24"/>
          <w:lang w:eastAsia="zh-CN"/>
        </w:rPr>
      </w:pPr>
      <w:r w:rsidRPr="007E5604">
        <w:rPr>
          <w:rFonts w:eastAsia="DengXian" w:cs="Calibri"/>
          <w:lang w:eastAsia="zh-CN"/>
        </w:rPr>
        <w:t xml:space="preserve">Choose “Format </w:t>
      </w:r>
      <w:proofErr w:type="spellStart"/>
      <w:r w:rsidRPr="007E5604">
        <w:rPr>
          <w:rFonts w:eastAsia="DengXian" w:cs="Calibri"/>
          <w:lang w:eastAsia="zh-CN"/>
        </w:rPr>
        <w:t>MassOmics</w:t>
      </w:r>
      <w:proofErr w:type="spellEnd"/>
      <w:r w:rsidRPr="007E5604">
        <w:rPr>
          <w:rFonts w:eastAsia="DengXian" w:cs="Calibri"/>
          <w:lang w:eastAsia="zh-CN"/>
        </w:rPr>
        <w:t xml:space="preserve"> data for pathway analysis" tab. This function will return a pathway analysis formatted file for you. The function will need you to point out two files’ location: </w:t>
      </w:r>
      <w:proofErr w:type="gramStart"/>
      <w:r w:rsidRPr="007E5604">
        <w:rPr>
          <w:rFonts w:eastAsia="DengXian" w:cs="Calibri"/>
          <w:lang w:eastAsia="zh-CN"/>
        </w:rPr>
        <w:t>File1  </w:t>
      </w:r>
      <w:r w:rsidRPr="007E5604">
        <w:rPr>
          <w:rFonts w:eastAsia="DengXian" w:cs="Calibri"/>
          <w:bCs/>
          <w:lang w:eastAsia="zh-CN"/>
        </w:rPr>
        <w:t>integration</w:t>
      </w:r>
      <w:proofErr w:type="gramEnd"/>
      <w:r w:rsidRPr="007E5604">
        <w:rPr>
          <w:rFonts w:eastAsia="DengXian" w:cs="Calibri"/>
          <w:bCs/>
          <w:lang w:eastAsia="zh-CN"/>
        </w:rPr>
        <w:t xml:space="preserve"> result file</w:t>
      </w:r>
      <w:r w:rsidRPr="007E5604">
        <w:rPr>
          <w:rFonts w:eastAsia="DengXian" w:cs="Calibri"/>
          <w:lang w:eastAsia="zh-CN"/>
        </w:rPr>
        <w:t xml:space="preserve">, file2 </w:t>
      </w:r>
      <w:r w:rsidRPr="007E5604">
        <w:rPr>
          <w:rFonts w:eastAsia="DengXian" w:cs="Calibri"/>
          <w:bCs/>
          <w:lang w:eastAsia="zh-CN"/>
        </w:rPr>
        <w:t>sample info file.</w:t>
      </w:r>
    </w:p>
    <w:p w:rsidR="007E5604" w:rsidRDefault="007E5604" w:rsidP="00920B17">
      <w:pPr>
        <w:pStyle w:val="ListParagraph"/>
        <w:shd w:val="clear" w:color="auto" w:fill="FFFFFF"/>
        <w:spacing w:before="120" w:after="240" w:line="240" w:lineRule="auto"/>
        <w:ind w:left="450" w:hanging="450"/>
        <w:rPr>
          <w:rFonts w:eastAsia="DengXian" w:cs="Times New Roman"/>
          <w:sz w:val="24"/>
          <w:szCs w:val="24"/>
          <w:lang w:eastAsia="zh-CN"/>
        </w:rPr>
      </w:pPr>
    </w:p>
    <w:p w:rsidR="007E5604" w:rsidRDefault="007E5604" w:rsidP="00AF6CF8">
      <w:pPr>
        <w:pStyle w:val="ListParagraph"/>
        <w:shd w:val="clear" w:color="auto" w:fill="FFFFFF"/>
        <w:spacing w:before="120" w:after="240" w:line="240" w:lineRule="auto"/>
        <w:ind w:left="450" w:hanging="450"/>
        <w:jc w:val="center"/>
        <w:rPr>
          <w:rFonts w:eastAsia="DengXian" w:cs="Times New Roman"/>
          <w:sz w:val="24"/>
          <w:szCs w:val="24"/>
          <w:lang w:eastAsia="zh-CN"/>
        </w:rPr>
      </w:pPr>
      <w:r>
        <w:rPr>
          <w:rFonts w:eastAsia="DengXian" w:cs="Times New Roman"/>
          <w:noProof/>
          <w:sz w:val="24"/>
          <w:szCs w:val="24"/>
          <w:lang w:eastAsia="zh-CN"/>
        </w:rPr>
        <w:drawing>
          <wp:inline distT="0" distB="0" distL="0" distR="0" wp14:anchorId="2A3C8AFB">
            <wp:extent cx="3921755" cy="163131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0826" cy="1639248"/>
                    </a:xfrm>
                    <a:prstGeom prst="rect">
                      <a:avLst/>
                    </a:prstGeom>
                    <a:noFill/>
                  </pic:spPr>
                </pic:pic>
              </a:graphicData>
            </a:graphic>
          </wp:inline>
        </w:drawing>
      </w:r>
    </w:p>
    <w:p w:rsidR="007E5604" w:rsidRPr="007E5604" w:rsidRDefault="007E5604" w:rsidP="00920B17">
      <w:pPr>
        <w:pStyle w:val="ListParagraph"/>
        <w:shd w:val="clear" w:color="auto" w:fill="FFFFFF"/>
        <w:spacing w:before="120" w:after="240" w:line="240" w:lineRule="auto"/>
        <w:ind w:left="450" w:hanging="450"/>
        <w:rPr>
          <w:rFonts w:eastAsia="DengXian" w:cs="Times New Roman"/>
          <w:sz w:val="24"/>
          <w:szCs w:val="24"/>
          <w:lang w:eastAsia="zh-CN"/>
        </w:rPr>
      </w:pPr>
    </w:p>
    <w:p w:rsidR="007E5604" w:rsidRPr="007E5604" w:rsidRDefault="007E5604" w:rsidP="00920B17">
      <w:pPr>
        <w:pStyle w:val="ListParagraph"/>
        <w:numPr>
          <w:ilvl w:val="0"/>
          <w:numId w:val="2"/>
        </w:numPr>
        <w:shd w:val="clear" w:color="auto" w:fill="FFFFFF"/>
        <w:spacing w:before="120" w:after="240" w:line="240" w:lineRule="auto"/>
        <w:ind w:left="450" w:hanging="450"/>
        <w:rPr>
          <w:rFonts w:eastAsia="DengXian" w:cs="Times New Roman"/>
          <w:sz w:val="24"/>
          <w:szCs w:val="24"/>
          <w:lang w:eastAsia="zh-CN"/>
        </w:rPr>
      </w:pPr>
      <w:r w:rsidRPr="007E5604">
        <w:rPr>
          <w:rFonts w:eastAsia="DengXian" w:cs="Calibri"/>
          <w:lang w:eastAsia="zh-CN"/>
        </w:rPr>
        <w:t xml:space="preserve">Choose the "Replace name by </w:t>
      </w:r>
      <w:proofErr w:type="spellStart"/>
      <w:r w:rsidRPr="007E5604">
        <w:rPr>
          <w:rFonts w:eastAsia="DengXian" w:cs="Calibri"/>
          <w:lang w:eastAsia="zh-CN"/>
        </w:rPr>
        <w:t>KeggCodes</w:t>
      </w:r>
      <w:proofErr w:type="spellEnd"/>
      <w:r w:rsidRPr="007E5604">
        <w:rPr>
          <w:rFonts w:eastAsia="DengXian" w:cs="Calibri"/>
          <w:lang w:eastAsia="zh-CN"/>
        </w:rPr>
        <w:t xml:space="preserve">" tab, and you will find the names </w:t>
      </w:r>
      <w:proofErr w:type="gramStart"/>
      <w:r w:rsidRPr="007E5604">
        <w:rPr>
          <w:rFonts w:eastAsia="DengXian" w:cs="Calibri"/>
          <w:lang w:eastAsia="zh-CN"/>
        </w:rPr>
        <w:t>have been converted</w:t>
      </w:r>
      <w:proofErr w:type="gramEnd"/>
      <w:r w:rsidRPr="007E5604">
        <w:rPr>
          <w:rFonts w:eastAsia="DengXian" w:cs="Calibri"/>
          <w:lang w:eastAsia="zh-CN"/>
        </w:rPr>
        <w:t xml:space="preserve"> into KEGG codes.</w:t>
      </w:r>
      <w:r w:rsidRPr="007E5604">
        <w:rPr>
          <w:rFonts w:ascii="Times New Roman" w:eastAsia="DengXian" w:hAnsi="Times New Roman" w:cs="Times New Roman"/>
          <w:noProof/>
          <w:color w:val="212121"/>
          <w:sz w:val="24"/>
          <w:szCs w:val="24"/>
          <w:lang w:eastAsia="en-NZ"/>
        </w:rPr>
        <w:t xml:space="preserve"> </w:t>
      </w:r>
    </w:p>
    <w:p w:rsidR="007E5604" w:rsidRDefault="007E5604" w:rsidP="00920B17">
      <w:pPr>
        <w:pStyle w:val="ListParagraph"/>
        <w:shd w:val="clear" w:color="auto" w:fill="FFFFFF"/>
        <w:spacing w:before="120" w:after="240" w:line="240" w:lineRule="auto"/>
        <w:ind w:left="450" w:hanging="450"/>
        <w:rPr>
          <w:rFonts w:eastAsia="DengXian" w:cs="Times New Roman"/>
          <w:sz w:val="24"/>
          <w:szCs w:val="24"/>
          <w:lang w:eastAsia="zh-CN"/>
        </w:rPr>
      </w:pPr>
      <w:r>
        <w:rPr>
          <w:rFonts w:eastAsia="DengXian" w:cs="Times New Roman"/>
          <w:noProof/>
          <w:sz w:val="24"/>
          <w:szCs w:val="24"/>
          <w:lang w:eastAsia="zh-CN"/>
        </w:rPr>
        <w:drawing>
          <wp:inline distT="0" distB="0" distL="0" distR="0" wp14:anchorId="593EC3BD">
            <wp:extent cx="5038725" cy="1060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606" cy="1067835"/>
                    </a:xfrm>
                    <a:prstGeom prst="rect">
                      <a:avLst/>
                    </a:prstGeom>
                    <a:noFill/>
                  </pic:spPr>
                </pic:pic>
              </a:graphicData>
            </a:graphic>
          </wp:inline>
        </w:drawing>
      </w:r>
    </w:p>
    <w:p w:rsidR="007E5604" w:rsidRDefault="007E5604" w:rsidP="00920B17">
      <w:pPr>
        <w:pStyle w:val="Heading2"/>
        <w:ind w:left="450" w:hanging="450"/>
      </w:pPr>
      <w:r>
        <w:t>Run pathway analysis</w:t>
      </w:r>
    </w:p>
    <w:p w:rsidR="007E5604" w:rsidRPr="007E5604" w:rsidRDefault="007E5604" w:rsidP="00920B17">
      <w:pPr>
        <w:pStyle w:val="ListParagraph"/>
        <w:numPr>
          <w:ilvl w:val="0"/>
          <w:numId w:val="2"/>
        </w:numPr>
        <w:shd w:val="clear" w:color="auto" w:fill="FFFFFF"/>
        <w:spacing w:before="120" w:after="240" w:line="240" w:lineRule="auto"/>
        <w:ind w:left="450" w:hanging="450"/>
        <w:rPr>
          <w:rFonts w:eastAsia="DengXian" w:cs="Times New Roman"/>
          <w:sz w:val="24"/>
          <w:szCs w:val="24"/>
          <w:lang w:eastAsia="zh-CN"/>
        </w:rPr>
      </w:pPr>
      <w:r w:rsidRPr="007E5604">
        <w:rPr>
          <w:rFonts w:eastAsia="DengXian" w:cs="Calibri"/>
          <w:lang w:eastAsia="zh-CN"/>
        </w:rPr>
        <w:t xml:space="preserve">Choose the “Run pathway analysis” to have a </w:t>
      </w:r>
      <w:proofErr w:type="spellStart"/>
      <w:r w:rsidRPr="007E5604">
        <w:rPr>
          <w:rFonts w:eastAsia="DengXian" w:cs="Calibri"/>
          <w:lang w:eastAsia="zh-CN"/>
        </w:rPr>
        <w:t>PAPi</w:t>
      </w:r>
      <w:proofErr w:type="spellEnd"/>
      <w:r w:rsidRPr="007E5604">
        <w:rPr>
          <w:rFonts w:eastAsia="DengXian" w:cs="Calibri"/>
          <w:lang w:eastAsia="zh-CN"/>
        </w:rPr>
        <w:t xml:space="preserve"> </w:t>
      </w:r>
      <w:r>
        <w:rPr>
          <w:rFonts w:eastAsia="DengXian" w:cs="Calibri"/>
          <w:lang w:eastAsia="zh-CN"/>
        </w:rPr>
        <w:t xml:space="preserve">package </w:t>
      </w:r>
      <w:r w:rsidRPr="007E5604">
        <w:rPr>
          <w:rFonts w:eastAsia="DengXian" w:cs="Calibri"/>
          <w:lang w:eastAsia="zh-CN"/>
        </w:rPr>
        <w:t>powered pathway analysis</w:t>
      </w:r>
      <w:r>
        <w:rPr>
          <w:rFonts w:eastAsia="DengXian" w:cs="Calibri"/>
          <w:lang w:eastAsia="zh-CN"/>
        </w:rPr>
        <w:t>. The returned result contains a table of Pathway response for each input data and a plot that shows every identified pathway response.</w:t>
      </w:r>
    </w:p>
    <w:p w:rsidR="007E5604" w:rsidRPr="007E5604" w:rsidRDefault="007E5604" w:rsidP="00590ABD">
      <w:pPr>
        <w:pStyle w:val="ListParagraph"/>
        <w:shd w:val="clear" w:color="auto" w:fill="FFFFFF"/>
        <w:spacing w:before="120" w:after="240" w:line="240" w:lineRule="auto"/>
        <w:ind w:left="450" w:hanging="450"/>
        <w:jc w:val="center"/>
        <w:rPr>
          <w:rFonts w:eastAsia="DengXian" w:cs="Times New Roman"/>
          <w:sz w:val="24"/>
          <w:szCs w:val="24"/>
          <w:lang w:eastAsia="zh-CN"/>
        </w:rPr>
      </w:pPr>
      <w:r>
        <w:rPr>
          <w:rFonts w:eastAsia="DengXian" w:cs="Times New Roman"/>
          <w:noProof/>
          <w:sz w:val="24"/>
          <w:szCs w:val="24"/>
          <w:lang w:eastAsia="zh-CN"/>
        </w:rPr>
        <w:drawing>
          <wp:inline distT="0" distB="0" distL="0" distR="0" wp14:anchorId="286492B4">
            <wp:extent cx="4943475" cy="125591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8427" cy="1259715"/>
                    </a:xfrm>
                    <a:prstGeom prst="rect">
                      <a:avLst/>
                    </a:prstGeom>
                    <a:noFill/>
                  </pic:spPr>
                </pic:pic>
              </a:graphicData>
            </a:graphic>
          </wp:inline>
        </w:drawing>
      </w:r>
    </w:p>
    <w:p w:rsidR="007E5604" w:rsidRDefault="00590ABD" w:rsidP="00920B17">
      <w:pPr>
        <w:shd w:val="clear" w:color="auto" w:fill="FFFFFF"/>
        <w:spacing w:before="120" w:after="240" w:line="240" w:lineRule="auto"/>
        <w:ind w:left="450" w:hanging="450"/>
        <w:jc w:val="center"/>
        <w:rPr>
          <w:rFonts w:eastAsia="DengXian" w:cs="Times New Roman"/>
          <w:sz w:val="24"/>
          <w:szCs w:val="24"/>
          <w:lang w:eastAsia="zh-CN"/>
        </w:rPr>
      </w:pPr>
      <w:bookmarkStart w:id="23" w:name="_GoBack"/>
      <w:r>
        <w:rPr>
          <w:rFonts w:eastAsia="DengXian" w:cs="Times New Roman"/>
          <w:noProof/>
          <w:sz w:val="24"/>
          <w:szCs w:val="24"/>
          <w:lang w:eastAsia="zh-CN"/>
        </w:rPr>
        <w:lastRenderedPageBreak/>
        <w:drawing>
          <wp:inline distT="0" distB="0" distL="0" distR="0">
            <wp:extent cx="5610860" cy="3156032"/>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Pi_graph_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3759" cy="3191412"/>
                    </a:xfrm>
                    <a:prstGeom prst="rect">
                      <a:avLst/>
                    </a:prstGeom>
                  </pic:spPr>
                </pic:pic>
              </a:graphicData>
            </a:graphic>
          </wp:inline>
        </w:drawing>
      </w:r>
      <w:bookmarkEnd w:id="23"/>
    </w:p>
    <w:p w:rsidR="007E5604" w:rsidRDefault="007E5604" w:rsidP="00920B17">
      <w:pPr>
        <w:shd w:val="clear" w:color="auto" w:fill="FFFFFF"/>
        <w:spacing w:before="120" w:after="240" w:line="240" w:lineRule="auto"/>
        <w:ind w:left="450" w:hanging="450"/>
        <w:jc w:val="center"/>
        <w:rPr>
          <w:rFonts w:eastAsia="DengXian" w:cs="Times New Roman"/>
          <w:sz w:val="24"/>
          <w:szCs w:val="24"/>
          <w:lang w:eastAsia="zh-CN"/>
        </w:rPr>
      </w:pPr>
    </w:p>
    <w:p w:rsidR="007E5604" w:rsidRPr="007E5604" w:rsidRDefault="007E5604" w:rsidP="00920B17">
      <w:pPr>
        <w:keepNext/>
        <w:keepLines/>
        <w:spacing w:before="360" w:after="0"/>
        <w:ind w:left="450" w:hanging="450"/>
        <w:outlineLvl w:val="1"/>
        <w:rPr>
          <w:rFonts w:eastAsia="DengXian" w:cs="Times New Roman"/>
          <w:sz w:val="24"/>
          <w:szCs w:val="24"/>
          <w:lang w:eastAsia="zh-CN"/>
        </w:rPr>
      </w:pPr>
      <w:r>
        <w:rPr>
          <w:rFonts w:asciiTheme="majorHAnsi" w:eastAsiaTheme="majorEastAsia" w:hAnsiTheme="majorHAnsi" w:cstheme="majorBidi"/>
          <w:b/>
          <w:bCs/>
          <w:color w:val="4F81BD" w:themeColor="accent1"/>
          <w:sz w:val="26"/>
          <w:szCs w:val="26"/>
        </w:rPr>
        <w:t>P</w:t>
      </w:r>
      <w:r w:rsidRPr="007E5604">
        <w:rPr>
          <w:rFonts w:asciiTheme="majorHAnsi" w:eastAsiaTheme="majorEastAsia" w:hAnsiTheme="majorHAnsi" w:cstheme="majorBidi"/>
          <w:b/>
          <w:bCs/>
          <w:color w:val="4F81BD" w:themeColor="accent1"/>
          <w:sz w:val="26"/>
          <w:szCs w:val="26"/>
        </w:rPr>
        <w:t>athway analysis</w:t>
      </w:r>
      <w:r>
        <w:rPr>
          <w:rFonts w:asciiTheme="majorHAnsi" w:eastAsiaTheme="majorEastAsia" w:hAnsiTheme="majorHAnsi" w:cstheme="majorBidi"/>
          <w:b/>
          <w:bCs/>
          <w:color w:val="4F81BD" w:themeColor="accent1"/>
          <w:sz w:val="26"/>
          <w:szCs w:val="26"/>
        </w:rPr>
        <w:t xml:space="preserve"> curation and refinement</w:t>
      </w:r>
    </w:p>
    <w:p w:rsidR="007E5604" w:rsidRPr="004928C1" w:rsidRDefault="007E5604" w:rsidP="00920B17">
      <w:pPr>
        <w:pStyle w:val="ListParagraph"/>
        <w:numPr>
          <w:ilvl w:val="0"/>
          <w:numId w:val="2"/>
        </w:numPr>
        <w:shd w:val="clear" w:color="auto" w:fill="FFFFFF"/>
        <w:spacing w:before="120" w:after="0" w:line="240" w:lineRule="auto"/>
        <w:ind w:left="450" w:hanging="450"/>
        <w:rPr>
          <w:rFonts w:ascii="Times New Roman" w:eastAsia="DengXian" w:hAnsi="Times New Roman" w:cs="Times New Roman"/>
          <w:color w:val="212121"/>
          <w:sz w:val="24"/>
          <w:szCs w:val="24"/>
          <w:lang w:eastAsia="zh-CN"/>
        </w:rPr>
      </w:pPr>
      <w:r w:rsidRPr="004928C1">
        <w:rPr>
          <w:rFonts w:eastAsia="DengXian" w:cs="Calibri"/>
          <w:lang w:eastAsia="zh-CN"/>
        </w:rPr>
        <w:t xml:space="preserve">You could modify the entries in the file from </w:t>
      </w:r>
      <w:r w:rsidR="004928C1" w:rsidRPr="004928C1">
        <w:rPr>
          <w:rFonts w:eastAsia="DengXian" w:cs="Calibri"/>
          <w:lang w:eastAsia="zh-CN"/>
        </w:rPr>
        <w:t xml:space="preserve">“Format </w:t>
      </w:r>
      <w:proofErr w:type="spellStart"/>
      <w:r w:rsidR="004928C1" w:rsidRPr="004928C1">
        <w:rPr>
          <w:rFonts w:eastAsia="DengXian" w:cs="Calibri"/>
          <w:lang w:eastAsia="zh-CN"/>
        </w:rPr>
        <w:t>MassOmics</w:t>
      </w:r>
      <w:proofErr w:type="spellEnd"/>
      <w:r w:rsidR="004928C1" w:rsidRPr="004928C1">
        <w:rPr>
          <w:rFonts w:eastAsia="DengXian" w:cs="Calibri"/>
          <w:lang w:eastAsia="zh-CN"/>
        </w:rPr>
        <w:t xml:space="preserve"> data for pathway analysis" </w:t>
      </w:r>
      <w:r w:rsidRPr="004928C1">
        <w:rPr>
          <w:rFonts w:eastAsia="DengXian" w:cs="Calibri"/>
          <w:lang w:eastAsia="zh-CN"/>
        </w:rPr>
        <w:t xml:space="preserve">by using some other name from KEGG library and do the </w:t>
      </w:r>
      <w:r w:rsidR="004928C1" w:rsidRPr="004928C1">
        <w:rPr>
          <w:rFonts w:eastAsia="DengXian" w:cs="Calibri"/>
          <w:lang w:eastAsia="zh-CN"/>
        </w:rPr>
        <w:t xml:space="preserve">“Run pathway analysis” </w:t>
      </w:r>
      <w:r w:rsidR="004928C1">
        <w:rPr>
          <w:rFonts w:eastAsia="DengXian" w:cs="Calibri"/>
          <w:lang w:eastAsia="zh-CN"/>
        </w:rPr>
        <w:t>again</w:t>
      </w:r>
      <w:r w:rsidRPr="004928C1">
        <w:rPr>
          <w:rFonts w:eastAsia="DengXian" w:cs="Calibri"/>
          <w:lang w:eastAsia="zh-CN"/>
        </w:rPr>
        <w:t>.</w:t>
      </w:r>
      <w:r w:rsidR="004928C1" w:rsidRPr="004928C1">
        <w:rPr>
          <w:rFonts w:eastAsia="DengXian" w:cs="Calibri"/>
          <w:lang w:eastAsia="zh-CN"/>
        </w:rPr>
        <w:t xml:space="preserve"> The </w:t>
      </w:r>
      <w:proofErr w:type="spellStart"/>
      <w:r w:rsidR="004928C1" w:rsidRPr="004928C1">
        <w:rPr>
          <w:rFonts w:eastAsia="DengXian" w:cs="Calibri"/>
          <w:lang w:eastAsia="zh-CN"/>
        </w:rPr>
        <w:t>SimScore</w:t>
      </w:r>
      <w:proofErr w:type="spellEnd"/>
      <w:r w:rsidR="004928C1" w:rsidRPr="004928C1">
        <w:rPr>
          <w:rFonts w:eastAsia="DengXian" w:cs="Calibri"/>
          <w:lang w:eastAsia="zh-CN"/>
        </w:rPr>
        <w:t xml:space="preserve"> shows a string similarity between the observed molecule and mapped identities in </w:t>
      </w:r>
      <w:r w:rsidR="004928C1">
        <w:rPr>
          <w:rFonts w:eastAsia="DengXian" w:cs="Calibri"/>
          <w:lang w:eastAsia="zh-CN"/>
        </w:rPr>
        <w:t xml:space="preserve">KEGG library. </w:t>
      </w:r>
    </w:p>
    <w:p w:rsidR="004928C1" w:rsidRPr="007E5604" w:rsidRDefault="004928C1" w:rsidP="00920B17">
      <w:pPr>
        <w:pStyle w:val="ListParagraph"/>
        <w:shd w:val="clear" w:color="auto" w:fill="FFFFFF"/>
        <w:spacing w:before="120" w:after="0" w:line="240" w:lineRule="auto"/>
        <w:ind w:left="450" w:hanging="450"/>
        <w:rPr>
          <w:rFonts w:ascii="Times New Roman" w:eastAsia="DengXian" w:hAnsi="Times New Roman" w:cs="Times New Roman"/>
          <w:color w:val="212121"/>
          <w:sz w:val="24"/>
          <w:szCs w:val="24"/>
          <w:lang w:eastAsia="zh-CN"/>
        </w:rPr>
      </w:pPr>
    </w:p>
    <w:p w:rsidR="007E5604" w:rsidRPr="007E5604" w:rsidRDefault="004928C1" w:rsidP="00920B17">
      <w:pPr>
        <w:shd w:val="clear" w:color="auto" w:fill="FFFFFF"/>
        <w:spacing w:after="0" w:line="240" w:lineRule="auto"/>
        <w:ind w:left="450" w:hanging="450"/>
        <w:jc w:val="center"/>
        <w:rPr>
          <w:rFonts w:ascii="Times New Roman" w:eastAsia="DengXian" w:hAnsi="Times New Roman" w:cs="Times New Roman"/>
          <w:color w:val="212121"/>
          <w:sz w:val="24"/>
          <w:szCs w:val="24"/>
          <w:lang w:eastAsia="zh-CN"/>
        </w:rPr>
      </w:pPr>
      <w:r>
        <w:rPr>
          <w:rFonts w:ascii="Calibri" w:eastAsia="DengXian" w:hAnsi="Calibri" w:cs="Calibri"/>
          <w:noProof/>
          <w:color w:val="1F497D"/>
          <w:lang w:eastAsia="zh-CN"/>
        </w:rPr>
        <w:drawing>
          <wp:inline distT="0" distB="0" distL="0" distR="0" wp14:anchorId="72C60CFB">
            <wp:extent cx="1511935" cy="3914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935" cy="3914140"/>
                    </a:xfrm>
                    <a:prstGeom prst="rect">
                      <a:avLst/>
                    </a:prstGeom>
                    <a:noFill/>
                  </pic:spPr>
                </pic:pic>
              </a:graphicData>
            </a:graphic>
          </wp:inline>
        </w:drawing>
      </w:r>
    </w:p>
    <w:p w:rsidR="007E5604" w:rsidRPr="007E5604" w:rsidRDefault="007E5604" w:rsidP="00920B17">
      <w:pPr>
        <w:spacing w:after="0" w:line="240" w:lineRule="auto"/>
        <w:ind w:left="450" w:hanging="450"/>
        <w:rPr>
          <w:rFonts w:ascii="Times New Roman" w:eastAsia="DengXian" w:hAnsi="Times New Roman" w:cs="Times New Roman"/>
          <w:sz w:val="24"/>
          <w:szCs w:val="24"/>
          <w:lang w:eastAsia="zh-CN"/>
        </w:rPr>
      </w:pPr>
    </w:p>
    <w:p w:rsidR="007E5604" w:rsidRPr="007E5604" w:rsidRDefault="007E5604" w:rsidP="00920B17">
      <w:pPr>
        <w:ind w:left="450" w:hanging="450"/>
      </w:pPr>
    </w:p>
    <w:p w:rsidR="00FE7B72" w:rsidRPr="00430E04" w:rsidRDefault="00FE7B72" w:rsidP="00920B17">
      <w:pPr>
        <w:spacing w:before="120" w:after="120" w:line="240" w:lineRule="auto"/>
        <w:ind w:left="450" w:hanging="450"/>
        <w:jc w:val="both"/>
      </w:pPr>
    </w:p>
    <w:sectPr w:rsidR="00FE7B72" w:rsidRPr="00430E04">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29F" w:rsidRDefault="007B129F" w:rsidP="00D47BBF">
      <w:pPr>
        <w:spacing w:after="0" w:line="240" w:lineRule="auto"/>
      </w:pPr>
      <w:r>
        <w:separator/>
      </w:r>
    </w:p>
  </w:endnote>
  <w:endnote w:type="continuationSeparator" w:id="0">
    <w:p w:rsidR="007B129F" w:rsidRDefault="007B129F" w:rsidP="00D4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3893759"/>
      <w:docPartObj>
        <w:docPartGallery w:val="Page Numbers (Bottom of Page)"/>
        <w:docPartUnique/>
      </w:docPartObj>
    </w:sdtPr>
    <w:sdtEndPr>
      <w:rPr>
        <w:noProof/>
      </w:rPr>
    </w:sdtEndPr>
    <w:sdtContent>
      <w:p w:rsidR="00D47BBF" w:rsidRDefault="00D47BBF">
        <w:pPr>
          <w:pStyle w:val="Footer"/>
          <w:jc w:val="center"/>
        </w:pPr>
        <w:r>
          <w:fldChar w:fldCharType="begin"/>
        </w:r>
        <w:r>
          <w:instrText xml:space="preserve"> PAGE   \* MERGEFORMAT </w:instrText>
        </w:r>
        <w:r>
          <w:fldChar w:fldCharType="separate"/>
        </w:r>
        <w:r w:rsidR="00AF6CF8">
          <w:rPr>
            <w:noProof/>
          </w:rPr>
          <w:t>21</w:t>
        </w:r>
        <w:r>
          <w:rPr>
            <w:noProof/>
          </w:rPr>
          <w:fldChar w:fldCharType="end"/>
        </w:r>
      </w:p>
    </w:sdtContent>
  </w:sdt>
  <w:p w:rsidR="00D47BBF" w:rsidRDefault="00D47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29F" w:rsidRDefault="007B129F" w:rsidP="00D47BBF">
      <w:pPr>
        <w:spacing w:after="0" w:line="240" w:lineRule="auto"/>
      </w:pPr>
      <w:r>
        <w:separator/>
      </w:r>
    </w:p>
  </w:footnote>
  <w:footnote w:type="continuationSeparator" w:id="0">
    <w:p w:rsidR="007B129F" w:rsidRDefault="007B129F" w:rsidP="00D4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506A"/>
    <w:multiLevelType w:val="hybridMultilevel"/>
    <w:tmpl w:val="7190FC4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E1560A"/>
    <w:multiLevelType w:val="hybridMultilevel"/>
    <w:tmpl w:val="E76255F4"/>
    <w:lvl w:ilvl="0" w:tplc="14090017">
      <w:start w:val="1"/>
      <w:numFmt w:val="lowerLetter"/>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0F8B0BFA"/>
    <w:multiLevelType w:val="hybridMultilevel"/>
    <w:tmpl w:val="3EF0FA38"/>
    <w:lvl w:ilvl="0" w:tplc="14090017">
      <w:start w:val="1"/>
      <w:numFmt w:val="lowerLetter"/>
      <w:lvlText w:val="%1)"/>
      <w:lvlJc w:val="left"/>
      <w:pPr>
        <w:ind w:left="1080" w:hanging="360"/>
      </w:p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8923FDB"/>
    <w:multiLevelType w:val="hybridMultilevel"/>
    <w:tmpl w:val="E46CB430"/>
    <w:lvl w:ilvl="0" w:tplc="2A16E360">
      <w:start w:val="1"/>
      <w:numFmt w:val="decimal"/>
      <w:lvlText w:val="%1."/>
      <w:lvlJc w:val="left"/>
      <w:pPr>
        <w:ind w:left="720" w:hanging="360"/>
      </w:pPr>
      <w:rPr>
        <w:color w:val="000000" w:themeColor="text1"/>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99D406B"/>
    <w:multiLevelType w:val="hybridMultilevel"/>
    <w:tmpl w:val="7A5230A2"/>
    <w:lvl w:ilvl="0" w:tplc="C01C9340">
      <w:start w:val="14"/>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676362"/>
    <w:multiLevelType w:val="hybridMultilevel"/>
    <w:tmpl w:val="BAC4664A"/>
    <w:lvl w:ilvl="0" w:tplc="2A16E360">
      <w:start w:val="1"/>
      <w:numFmt w:val="decimal"/>
      <w:lvlText w:val="%1."/>
      <w:lvlJc w:val="left"/>
      <w:pPr>
        <w:ind w:left="720" w:hanging="360"/>
      </w:pPr>
      <w:rPr>
        <w:color w:val="000000" w:themeColor="text1"/>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3D27439"/>
    <w:multiLevelType w:val="hybridMultilevel"/>
    <w:tmpl w:val="8E8CF9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4FB5BC6"/>
    <w:multiLevelType w:val="hybridMultilevel"/>
    <w:tmpl w:val="15D4D37E"/>
    <w:lvl w:ilvl="0" w:tplc="14090017">
      <w:start w:val="1"/>
      <w:numFmt w:val="lowerLetter"/>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26193F9F"/>
    <w:multiLevelType w:val="hybridMultilevel"/>
    <w:tmpl w:val="0964A0C0"/>
    <w:lvl w:ilvl="0" w:tplc="14090017">
      <w:start w:val="1"/>
      <w:numFmt w:val="low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6FB2647"/>
    <w:multiLevelType w:val="hybridMultilevel"/>
    <w:tmpl w:val="89FAD26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35FEC"/>
    <w:multiLevelType w:val="hybridMultilevel"/>
    <w:tmpl w:val="6C2C2B32"/>
    <w:lvl w:ilvl="0" w:tplc="14090017">
      <w:start w:val="1"/>
      <w:numFmt w:val="lowerLetter"/>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30B13390"/>
    <w:multiLevelType w:val="hybridMultilevel"/>
    <w:tmpl w:val="A2028E7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9B76D8A"/>
    <w:multiLevelType w:val="hybridMultilevel"/>
    <w:tmpl w:val="23DE4EB0"/>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4BD020B1"/>
    <w:multiLevelType w:val="hybridMultilevel"/>
    <w:tmpl w:val="C5921252"/>
    <w:lvl w:ilvl="0" w:tplc="14090017">
      <w:start w:val="1"/>
      <w:numFmt w:val="lowerLetter"/>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523F145C"/>
    <w:multiLevelType w:val="hybridMultilevel"/>
    <w:tmpl w:val="77F21B1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7274DA1"/>
    <w:multiLevelType w:val="hybridMultilevel"/>
    <w:tmpl w:val="12EC58EC"/>
    <w:lvl w:ilvl="0" w:tplc="C908E89A">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88E141D"/>
    <w:multiLevelType w:val="hybridMultilevel"/>
    <w:tmpl w:val="9D401BDE"/>
    <w:lvl w:ilvl="0" w:tplc="14090017">
      <w:start w:val="1"/>
      <w:numFmt w:val="lowerLetter"/>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7" w15:restartNumberingAfterBreak="0">
    <w:nsid w:val="5A720EA6"/>
    <w:multiLevelType w:val="hybridMultilevel"/>
    <w:tmpl w:val="A14689F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5A82105"/>
    <w:multiLevelType w:val="hybridMultilevel"/>
    <w:tmpl w:val="936E558A"/>
    <w:lvl w:ilvl="0" w:tplc="2A16E360">
      <w:start w:val="1"/>
      <w:numFmt w:val="decimal"/>
      <w:lvlText w:val="%1."/>
      <w:lvlJc w:val="left"/>
      <w:pPr>
        <w:ind w:left="720" w:hanging="360"/>
      </w:pPr>
      <w:rPr>
        <w:color w:val="000000" w:themeColor="text1"/>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5F95CDC"/>
    <w:multiLevelType w:val="hybridMultilevel"/>
    <w:tmpl w:val="42F651A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A730CB2"/>
    <w:multiLevelType w:val="hybridMultilevel"/>
    <w:tmpl w:val="D3A8674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5BC7BF9"/>
    <w:multiLevelType w:val="hybridMultilevel"/>
    <w:tmpl w:val="C1D8168C"/>
    <w:lvl w:ilvl="0" w:tplc="14090017">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15"/>
  </w:num>
  <w:num w:numId="2">
    <w:abstractNumId w:val="5"/>
  </w:num>
  <w:num w:numId="3">
    <w:abstractNumId w:val="9"/>
  </w:num>
  <w:num w:numId="4">
    <w:abstractNumId w:val="0"/>
  </w:num>
  <w:num w:numId="5">
    <w:abstractNumId w:val="19"/>
  </w:num>
  <w:num w:numId="6">
    <w:abstractNumId w:val="1"/>
  </w:num>
  <w:num w:numId="7">
    <w:abstractNumId w:val="10"/>
  </w:num>
  <w:num w:numId="8">
    <w:abstractNumId w:val="7"/>
  </w:num>
  <w:num w:numId="9">
    <w:abstractNumId w:val="16"/>
  </w:num>
  <w:num w:numId="10">
    <w:abstractNumId w:val="13"/>
  </w:num>
  <w:num w:numId="11">
    <w:abstractNumId w:val="8"/>
  </w:num>
  <w:num w:numId="12">
    <w:abstractNumId w:val="21"/>
  </w:num>
  <w:num w:numId="13">
    <w:abstractNumId w:val="20"/>
  </w:num>
  <w:num w:numId="14">
    <w:abstractNumId w:val="11"/>
  </w:num>
  <w:num w:numId="15">
    <w:abstractNumId w:val="12"/>
  </w:num>
  <w:num w:numId="16">
    <w:abstractNumId w:val="2"/>
  </w:num>
  <w:num w:numId="17">
    <w:abstractNumId w:val="14"/>
  </w:num>
  <w:num w:numId="18">
    <w:abstractNumId w:val="17"/>
  </w:num>
  <w:num w:numId="19">
    <w:abstractNumId w:val="4"/>
  </w:num>
  <w:num w:numId="20">
    <w:abstractNumId w:val="6"/>
  </w:num>
  <w:num w:numId="21">
    <w:abstractNumId w:val="18"/>
  </w:num>
  <w:num w:numId="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izabeth McKenzie">
    <w15:presenceInfo w15:providerId="AD" w15:userId="S-1-5-21-614565923-1027956908-3001582966-68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Y0NTM0NTEyNTc3NTNV0lEKTi0uzszPAymwqAUAGPkysiwAAAA="/>
  </w:docVars>
  <w:rsids>
    <w:rsidRoot w:val="00430E04"/>
    <w:rsid w:val="00006E53"/>
    <w:rsid w:val="000110F8"/>
    <w:rsid w:val="0001185C"/>
    <w:rsid w:val="000215EF"/>
    <w:rsid w:val="00033C13"/>
    <w:rsid w:val="000425D9"/>
    <w:rsid w:val="000466DD"/>
    <w:rsid w:val="00047B3F"/>
    <w:rsid w:val="000565C2"/>
    <w:rsid w:val="00060B11"/>
    <w:rsid w:val="000665CB"/>
    <w:rsid w:val="0007308F"/>
    <w:rsid w:val="000754E2"/>
    <w:rsid w:val="00077980"/>
    <w:rsid w:val="00081055"/>
    <w:rsid w:val="00083C2B"/>
    <w:rsid w:val="000966CE"/>
    <w:rsid w:val="000A4D99"/>
    <w:rsid w:val="000C077B"/>
    <w:rsid w:val="000C0A53"/>
    <w:rsid w:val="000D2AB6"/>
    <w:rsid w:val="000E1994"/>
    <w:rsid w:val="000E4FAC"/>
    <w:rsid w:val="000E6B01"/>
    <w:rsid w:val="000F3D4F"/>
    <w:rsid w:val="00110945"/>
    <w:rsid w:val="00113A4C"/>
    <w:rsid w:val="00117820"/>
    <w:rsid w:val="00127D5B"/>
    <w:rsid w:val="001358D1"/>
    <w:rsid w:val="00147214"/>
    <w:rsid w:val="00150019"/>
    <w:rsid w:val="00154FB0"/>
    <w:rsid w:val="001739CD"/>
    <w:rsid w:val="0017405F"/>
    <w:rsid w:val="00174F10"/>
    <w:rsid w:val="00192CDA"/>
    <w:rsid w:val="00193CD8"/>
    <w:rsid w:val="001A0DB7"/>
    <w:rsid w:val="001A2376"/>
    <w:rsid w:val="001A3A98"/>
    <w:rsid w:val="001C3773"/>
    <w:rsid w:val="001C66CF"/>
    <w:rsid w:val="001D3D19"/>
    <w:rsid w:val="001D55EF"/>
    <w:rsid w:val="001E2A51"/>
    <w:rsid w:val="001E32B8"/>
    <w:rsid w:val="001F1457"/>
    <w:rsid w:val="001F339E"/>
    <w:rsid w:val="001F5EF0"/>
    <w:rsid w:val="00207FB9"/>
    <w:rsid w:val="0022283D"/>
    <w:rsid w:val="00240843"/>
    <w:rsid w:val="002478BE"/>
    <w:rsid w:val="00263330"/>
    <w:rsid w:val="0026408C"/>
    <w:rsid w:val="00264727"/>
    <w:rsid w:val="002651BE"/>
    <w:rsid w:val="00270C83"/>
    <w:rsid w:val="002735A1"/>
    <w:rsid w:val="0027414C"/>
    <w:rsid w:val="00275639"/>
    <w:rsid w:val="00275954"/>
    <w:rsid w:val="0028066B"/>
    <w:rsid w:val="00294071"/>
    <w:rsid w:val="00296193"/>
    <w:rsid w:val="002B281C"/>
    <w:rsid w:val="002C6526"/>
    <w:rsid w:val="002D179A"/>
    <w:rsid w:val="002D6A64"/>
    <w:rsid w:val="002E6FC9"/>
    <w:rsid w:val="002F51E6"/>
    <w:rsid w:val="002F6C38"/>
    <w:rsid w:val="00300C8E"/>
    <w:rsid w:val="00301CE6"/>
    <w:rsid w:val="003036C9"/>
    <w:rsid w:val="00305A35"/>
    <w:rsid w:val="00307579"/>
    <w:rsid w:val="00307D79"/>
    <w:rsid w:val="00316FA7"/>
    <w:rsid w:val="00316FB1"/>
    <w:rsid w:val="00345459"/>
    <w:rsid w:val="00346786"/>
    <w:rsid w:val="0035782D"/>
    <w:rsid w:val="00392AD8"/>
    <w:rsid w:val="00395131"/>
    <w:rsid w:val="00396D29"/>
    <w:rsid w:val="003A24D3"/>
    <w:rsid w:val="003B5B28"/>
    <w:rsid w:val="003B70A9"/>
    <w:rsid w:val="003C5CD6"/>
    <w:rsid w:val="003D15F0"/>
    <w:rsid w:val="003D2DFE"/>
    <w:rsid w:val="003D7E20"/>
    <w:rsid w:val="003F1265"/>
    <w:rsid w:val="00407034"/>
    <w:rsid w:val="004072A9"/>
    <w:rsid w:val="00407821"/>
    <w:rsid w:val="00407A96"/>
    <w:rsid w:val="00411553"/>
    <w:rsid w:val="00412739"/>
    <w:rsid w:val="0041590C"/>
    <w:rsid w:val="004172B5"/>
    <w:rsid w:val="00420ACA"/>
    <w:rsid w:val="004243D5"/>
    <w:rsid w:val="004255EE"/>
    <w:rsid w:val="00430E04"/>
    <w:rsid w:val="0044004E"/>
    <w:rsid w:val="0044329D"/>
    <w:rsid w:val="004570A9"/>
    <w:rsid w:val="00461395"/>
    <w:rsid w:val="004675A1"/>
    <w:rsid w:val="00471320"/>
    <w:rsid w:val="00477CB5"/>
    <w:rsid w:val="00481A8C"/>
    <w:rsid w:val="00483754"/>
    <w:rsid w:val="004928C1"/>
    <w:rsid w:val="004A2977"/>
    <w:rsid w:val="004A3D05"/>
    <w:rsid w:val="004A6463"/>
    <w:rsid w:val="004D1F8C"/>
    <w:rsid w:val="004D40B8"/>
    <w:rsid w:val="004E500D"/>
    <w:rsid w:val="004E69A0"/>
    <w:rsid w:val="00511A96"/>
    <w:rsid w:val="00513CF0"/>
    <w:rsid w:val="00521D0B"/>
    <w:rsid w:val="00521F6D"/>
    <w:rsid w:val="00527F24"/>
    <w:rsid w:val="00534053"/>
    <w:rsid w:val="0055665F"/>
    <w:rsid w:val="00562391"/>
    <w:rsid w:val="00562C92"/>
    <w:rsid w:val="005640AC"/>
    <w:rsid w:val="00570A75"/>
    <w:rsid w:val="00570C30"/>
    <w:rsid w:val="0057517E"/>
    <w:rsid w:val="005774BB"/>
    <w:rsid w:val="00590ABD"/>
    <w:rsid w:val="00591526"/>
    <w:rsid w:val="00592A6A"/>
    <w:rsid w:val="005A55BA"/>
    <w:rsid w:val="005A60A5"/>
    <w:rsid w:val="005B08B4"/>
    <w:rsid w:val="005B09D9"/>
    <w:rsid w:val="005B2B39"/>
    <w:rsid w:val="005B377E"/>
    <w:rsid w:val="005C3F6E"/>
    <w:rsid w:val="005D69E9"/>
    <w:rsid w:val="005E1295"/>
    <w:rsid w:val="005E2C7A"/>
    <w:rsid w:val="005E5EF1"/>
    <w:rsid w:val="005E6295"/>
    <w:rsid w:val="005F1373"/>
    <w:rsid w:val="005F1EE8"/>
    <w:rsid w:val="005F59E4"/>
    <w:rsid w:val="0060621F"/>
    <w:rsid w:val="00611BA9"/>
    <w:rsid w:val="00614EB7"/>
    <w:rsid w:val="0062076B"/>
    <w:rsid w:val="00634310"/>
    <w:rsid w:val="00643A1A"/>
    <w:rsid w:val="00650304"/>
    <w:rsid w:val="0065369F"/>
    <w:rsid w:val="00653F19"/>
    <w:rsid w:val="00657CF6"/>
    <w:rsid w:val="0067629F"/>
    <w:rsid w:val="00685915"/>
    <w:rsid w:val="00690EA4"/>
    <w:rsid w:val="006971AA"/>
    <w:rsid w:val="006A742B"/>
    <w:rsid w:val="006B2B85"/>
    <w:rsid w:val="006B33BF"/>
    <w:rsid w:val="006C65BA"/>
    <w:rsid w:val="006D0808"/>
    <w:rsid w:val="006D082F"/>
    <w:rsid w:val="006D13AB"/>
    <w:rsid w:val="006E33C6"/>
    <w:rsid w:val="006E3625"/>
    <w:rsid w:val="006E5340"/>
    <w:rsid w:val="006F0FA3"/>
    <w:rsid w:val="007043ED"/>
    <w:rsid w:val="0071163B"/>
    <w:rsid w:val="007159C2"/>
    <w:rsid w:val="00721596"/>
    <w:rsid w:val="00721E35"/>
    <w:rsid w:val="00743E61"/>
    <w:rsid w:val="00747489"/>
    <w:rsid w:val="00750720"/>
    <w:rsid w:val="00765D20"/>
    <w:rsid w:val="00790F79"/>
    <w:rsid w:val="007B129F"/>
    <w:rsid w:val="007B7F32"/>
    <w:rsid w:val="007C53FC"/>
    <w:rsid w:val="007D1FA6"/>
    <w:rsid w:val="007D61FD"/>
    <w:rsid w:val="007D7AF0"/>
    <w:rsid w:val="007E4CAF"/>
    <w:rsid w:val="007E5604"/>
    <w:rsid w:val="007E5612"/>
    <w:rsid w:val="007F2BFD"/>
    <w:rsid w:val="008106C2"/>
    <w:rsid w:val="00820758"/>
    <w:rsid w:val="008339A2"/>
    <w:rsid w:val="00836220"/>
    <w:rsid w:val="008504D6"/>
    <w:rsid w:val="00853C93"/>
    <w:rsid w:val="008660FB"/>
    <w:rsid w:val="00897FD2"/>
    <w:rsid w:val="008A1721"/>
    <w:rsid w:val="008A5852"/>
    <w:rsid w:val="008A58AB"/>
    <w:rsid w:val="008B0FE6"/>
    <w:rsid w:val="008D4668"/>
    <w:rsid w:val="008E531E"/>
    <w:rsid w:val="008E671C"/>
    <w:rsid w:val="008F0A01"/>
    <w:rsid w:val="008F2A41"/>
    <w:rsid w:val="008F5FA6"/>
    <w:rsid w:val="0090141E"/>
    <w:rsid w:val="009033CC"/>
    <w:rsid w:val="0091469B"/>
    <w:rsid w:val="00920B17"/>
    <w:rsid w:val="009314FC"/>
    <w:rsid w:val="009344DC"/>
    <w:rsid w:val="00935712"/>
    <w:rsid w:val="00935CD8"/>
    <w:rsid w:val="00936C4F"/>
    <w:rsid w:val="0094453F"/>
    <w:rsid w:val="00957365"/>
    <w:rsid w:val="00973C0E"/>
    <w:rsid w:val="009914ED"/>
    <w:rsid w:val="009931C6"/>
    <w:rsid w:val="009B6D14"/>
    <w:rsid w:val="009C42ED"/>
    <w:rsid w:val="009C683E"/>
    <w:rsid w:val="009D1FD8"/>
    <w:rsid w:val="009D485D"/>
    <w:rsid w:val="009E46B3"/>
    <w:rsid w:val="009E7209"/>
    <w:rsid w:val="009E745F"/>
    <w:rsid w:val="009F75BD"/>
    <w:rsid w:val="00A01595"/>
    <w:rsid w:val="00A05C38"/>
    <w:rsid w:val="00A12396"/>
    <w:rsid w:val="00A147FB"/>
    <w:rsid w:val="00A245F1"/>
    <w:rsid w:val="00A25A16"/>
    <w:rsid w:val="00A32574"/>
    <w:rsid w:val="00A40981"/>
    <w:rsid w:val="00A47D4C"/>
    <w:rsid w:val="00A86B4D"/>
    <w:rsid w:val="00A91C84"/>
    <w:rsid w:val="00AA2043"/>
    <w:rsid w:val="00AA4EA0"/>
    <w:rsid w:val="00AA5AD0"/>
    <w:rsid w:val="00AB5C16"/>
    <w:rsid w:val="00AB694D"/>
    <w:rsid w:val="00AD2599"/>
    <w:rsid w:val="00AD5BCB"/>
    <w:rsid w:val="00AF2D13"/>
    <w:rsid w:val="00AF6CF8"/>
    <w:rsid w:val="00B04ED5"/>
    <w:rsid w:val="00B222BB"/>
    <w:rsid w:val="00B4239B"/>
    <w:rsid w:val="00B53BEB"/>
    <w:rsid w:val="00B6050E"/>
    <w:rsid w:val="00B82F49"/>
    <w:rsid w:val="00B837D1"/>
    <w:rsid w:val="00B83F07"/>
    <w:rsid w:val="00B84ADF"/>
    <w:rsid w:val="00BA1907"/>
    <w:rsid w:val="00BA6388"/>
    <w:rsid w:val="00BA786D"/>
    <w:rsid w:val="00BB217C"/>
    <w:rsid w:val="00BB7C2A"/>
    <w:rsid w:val="00BC2F89"/>
    <w:rsid w:val="00BE45A3"/>
    <w:rsid w:val="00BF575D"/>
    <w:rsid w:val="00C049D4"/>
    <w:rsid w:val="00C04C23"/>
    <w:rsid w:val="00C1408B"/>
    <w:rsid w:val="00C2124B"/>
    <w:rsid w:val="00C3303D"/>
    <w:rsid w:val="00C4448F"/>
    <w:rsid w:val="00C44D31"/>
    <w:rsid w:val="00C45F00"/>
    <w:rsid w:val="00C50E09"/>
    <w:rsid w:val="00C56182"/>
    <w:rsid w:val="00C577FB"/>
    <w:rsid w:val="00C66885"/>
    <w:rsid w:val="00C74FE5"/>
    <w:rsid w:val="00C76F25"/>
    <w:rsid w:val="00C83FA9"/>
    <w:rsid w:val="00C95424"/>
    <w:rsid w:val="00C96BB2"/>
    <w:rsid w:val="00CA1D5E"/>
    <w:rsid w:val="00CA2491"/>
    <w:rsid w:val="00CA2B37"/>
    <w:rsid w:val="00CC51C4"/>
    <w:rsid w:val="00CC6D46"/>
    <w:rsid w:val="00CC7CA7"/>
    <w:rsid w:val="00CD2F55"/>
    <w:rsid w:val="00CE2B18"/>
    <w:rsid w:val="00CE398E"/>
    <w:rsid w:val="00CE4754"/>
    <w:rsid w:val="00CF475D"/>
    <w:rsid w:val="00CF53A2"/>
    <w:rsid w:val="00D0004C"/>
    <w:rsid w:val="00D03514"/>
    <w:rsid w:val="00D26E0E"/>
    <w:rsid w:val="00D43612"/>
    <w:rsid w:val="00D47BBF"/>
    <w:rsid w:val="00D654C1"/>
    <w:rsid w:val="00D65641"/>
    <w:rsid w:val="00D717BC"/>
    <w:rsid w:val="00D82746"/>
    <w:rsid w:val="00D906FD"/>
    <w:rsid w:val="00DB50A0"/>
    <w:rsid w:val="00DB7548"/>
    <w:rsid w:val="00DC08AA"/>
    <w:rsid w:val="00DC49FF"/>
    <w:rsid w:val="00DC7A71"/>
    <w:rsid w:val="00DD1BAD"/>
    <w:rsid w:val="00DD2E0C"/>
    <w:rsid w:val="00DE0260"/>
    <w:rsid w:val="00DE41BD"/>
    <w:rsid w:val="00DF2EAE"/>
    <w:rsid w:val="00DF5E10"/>
    <w:rsid w:val="00DF75EF"/>
    <w:rsid w:val="00E2647D"/>
    <w:rsid w:val="00E26C1F"/>
    <w:rsid w:val="00E32949"/>
    <w:rsid w:val="00E40FF8"/>
    <w:rsid w:val="00E41876"/>
    <w:rsid w:val="00E440DE"/>
    <w:rsid w:val="00E466F8"/>
    <w:rsid w:val="00E57DE0"/>
    <w:rsid w:val="00E703F4"/>
    <w:rsid w:val="00E7228E"/>
    <w:rsid w:val="00E76172"/>
    <w:rsid w:val="00E818D9"/>
    <w:rsid w:val="00E953A9"/>
    <w:rsid w:val="00E97FE4"/>
    <w:rsid w:val="00EA72CF"/>
    <w:rsid w:val="00EB05A7"/>
    <w:rsid w:val="00EB419A"/>
    <w:rsid w:val="00EC49AF"/>
    <w:rsid w:val="00EE63D4"/>
    <w:rsid w:val="00EE7BF8"/>
    <w:rsid w:val="00F05579"/>
    <w:rsid w:val="00F10EA8"/>
    <w:rsid w:val="00F11978"/>
    <w:rsid w:val="00F23551"/>
    <w:rsid w:val="00F42EFE"/>
    <w:rsid w:val="00F444B5"/>
    <w:rsid w:val="00F53E9F"/>
    <w:rsid w:val="00F64FC0"/>
    <w:rsid w:val="00F869E8"/>
    <w:rsid w:val="00F9428B"/>
    <w:rsid w:val="00F9695F"/>
    <w:rsid w:val="00FA5F76"/>
    <w:rsid w:val="00FB0767"/>
    <w:rsid w:val="00FB1150"/>
    <w:rsid w:val="00FC584C"/>
    <w:rsid w:val="00FD163E"/>
    <w:rsid w:val="00FE1010"/>
    <w:rsid w:val="00FE45F0"/>
    <w:rsid w:val="00FE7B72"/>
    <w:rsid w:val="00FF5EB3"/>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A5E3E"/>
  <w15:docId w15:val="{19B36E39-7E42-440E-A528-8554F695A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604"/>
  </w:style>
  <w:style w:type="paragraph" w:styleId="Heading1">
    <w:name w:val="heading 1"/>
    <w:basedOn w:val="Normal"/>
    <w:next w:val="Normal"/>
    <w:link w:val="Heading1Char"/>
    <w:uiPriority w:val="9"/>
    <w:qFormat/>
    <w:rsid w:val="00430E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7FB9"/>
    <w:pPr>
      <w:keepNext/>
      <w:keepLines/>
      <w:spacing w:before="36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E0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30E04"/>
    <w:pPr>
      <w:ind w:left="720"/>
      <w:contextualSpacing/>
    </w:pPr>
  </w:style>
  <w:style w:type="character" w:customStyle="1" w:styleId="Heading2Char">
    <w:name w:val="Heading 2 Char"/>
    <w:basedOn w:val="DefaultParagraphFont"/>
    <w:link w:val="Heading2"/>
    <w:uiPriority w:val="9"/>
    <w:rsid w:val="00207FB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3D4"/>
    <w:rPr>
      <w:rFonts w:ascii="Segoe UI" w:hAnsi="Segoe UI" w:cs="Segoe UI"/>
      <w:sz w:val="18"/>
      <w:szCs w:val="18"/>
    </w:rPr>
  </w:style>
  <w:style w:type="paragraph" w:styleId="TOCHeading">
    <w:name w:val="TOC Heading"/>
    <w:basedOn w:val="Heading1"/>
    <w:next w:val="Normal"/>
    <w:uiPriority w:val="39"/>
    <w:unhideWhenUsed/>
    <w:qFormat/>
    <w:rsid w:val="007E4CAF"/>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7E4CAF"/>
    <w:pPr>
      <w:spacing w:after="100"/>
    </w:pPr>
  </w:style>
  <w:style w:type="paragraph" w:styleId="TOC2">
    <w:name w:val="toc 2"/>
    <w:basedOn w:val="Normal"/>
    <w:next w:val="Normal"/>
    <w:autoRedefine/>
    <w:uiPriority w:val="39"/>
    <w:unhideWhenUsed/>
    <w:rsid w:val="007E4CAF"/>
    <w:pPr>
      <w:spacing w:after="100"/>
      <w:ind w:left="220"/>
    </w:pPr>
  </w:style>
  <w:style w:type="character" w:styleId="Hyperlink">
    <w:name w:val="Hyperlink"/>
    <w:basedOn w:val="DefaultParagraphFont"/>
    <w:uiPriority w:val="99"/>
    <w:unhideWhenUsed/>
    <w:rsid w:val="007E4CAF"/>
    <w:rPr>
      <w:color w:val="0000FF" w:themeColor="hyperlink"/>
      <w:u w:val="single"/>
    </w:rPr>
  </w:style>
  <w:style w:type="paragraph" w:styleId="Header">
    <w:name w:val="header"/>
    <w:basedOn w:val="Normal"/>
    <w:link w:val="HeaderChar"/>
    <w:uiPriority w:val="99"/>
    <w:unhideWhenUsed/>
    <w:rsid w:val="00D47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BBF"/>
  </w:style>
  <w:style w:type="paragraph" w:styleId="Footer">
    <w:name w:val="footer"/>
    <w:basedOn w:val="Normal"/>
    <w:link w:val="FooterChar"/>
    <w:uiPriority w:val="99"/>
    <w:unhideWhenUsed/>
    <w:rsid w:val="00D47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BBF"/>
  </w:style>
  <w:style w:type="table" w:styleId="TableGrid">
    <w:name w:val="Table Grid"/>
    <w:basedOn w:val="TableNormal"/>
    <w:uiPriority w:val="59"/>
    <w:rsid w:val="006D1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oa.auckland.ac.nz\shared\MED\LIGI\LigginsMetabolom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3D31609-3BFF-4266-9EFC-012A483F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22</Pages>
  <Words>4579</Words>
  <Characters>26103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UoA</Company>
  <LinksUpToDate>false</LinksUpToDate>
  <CharactersWithSpaces>30621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Megan Rebekah Friesen</dc:creator>
  <cp:lastModifiedBy>admgguo484</cp:lastModifiedBy>
  <cp:revision>17</cp:revision>
  <cp:lastPrinted>2019-05-22T21:53:00Z</cp:lastPrinted>
  <dcterms:created xsi:type="dcterms:W3CDTF">2019-09-22T23:59:00Z</dcterms:created>
  <dcterms:modified xsi:type="dcterms:W3CDTF">2019-10-16T23:15:00Z</dcterms:modified>
</cp:coreProperties>
</file>